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Rule="auto"/>
        <w:ind w:firstLine="720"/>
        <w:jc w:val="center"/>
        <w:rPr>
          <w:b w:val="1"/>
          <w:sz w:val="32"/>
          <w:szCs w:val="32"/>
        </w:rPr>
      </w:pPr>
      <w:r w:rsidDel="00000000" w:rsidR="00000000" w:rsidRPr="00000000">
        <w:rPr>
          <w:b w:val="1"/>
          <w:sz w:val="32"/>
          <w:szCs w:val="32"/>
          <w:rtl w:val="0"/>
        </w:rPr>
        <w:t xml:space="preserve">How to Find a Potential Destined Lover – OkCupid</w:t>
      </w:r>
    </w:p>
    <w:p w:rsidR="00000000" w:rsidDel="00000000" w:rsidP="00000000" w:rsidRDefault="00000000" w:rsidRPr="00000000" w14:paraId="00000002">
      <w:pPr>
        <w:spacing w:after="120" w:before="120" w:lineRule="auto"/>
        <w:jc w:val="center"/>
        <w:rPr>
          <w:b w:val="1"/>
          <w:sz w:val="32"/>
          <w:szCs w:val="32"/>
        </w:rPr>
      </w:pPr>
      <w:r w:rsidDel="00000000" w:rsidR="00000000" w:rsidRPr="00000000">
        <w:rPr>
          <w:b w:val="1"/>
          <w:sz w:val="32"/>
          <w:szCs w:val="32"/>
          <w:rtl w:val="0"/>
        </w:rPr>
        <w:t xml:space="preserve">Final Report – Team 3</w:t>
      </w:r>
    </w:p>
    <w:p w:rsidR="00000000" w:rsidDel="00000000" w:rsidP="00000000" w:rsidRDefault="00000000" w:rsidRPr="00000000" w14:paraId="00000003">
      <w:pPr>
        <w:spacing w:after="240" w:before="120" w:lineRule="auto"/>
        <w:jc w:val="center"/>
        <w:rPr>
          <w:sz w:val="26"/>
          <w:szCs w:val="26"/>
        </w:rPr>
      </w:pPr>
      <w:r w:rsidDel="00000000" w:rsidR="00000000" w:rsidRPr="00000000">
        <w:rPr>
          <w:sz w:val="26"/>
          <w:szCs w:val="26"/>
          <w:rtl w:val="0"/>
        </w:rPr>
        <w:t xml:space="preserve">Members: Hanyu Chen, Yipeng Guo, Luke Hong, Ting-Ann Lu, Yuyan Ma</w:t>
      </w:r>
    </w:p>
    <w:p w:rsidR="00000000" w:rsidDel="00000000" w:rsidP="00000000" w:rsidRDefault="00000000" w:rsidRPr="00000000" w14:paraId="00000004">
      <w:pPr>
        <w:spacing w:after="120" w:before="120" w:lineRule="auto"/>
        <w:rPr>
          <w:sz w:val="26"/>
          <w:szCs w:val="26"/>
        </w:rPr>
      </w:pPr>
      <w:r w:rsidDel="00000000" w:rsidR="00000000" w:rsidRPr="00000000">
        <w:rPr>
          <w:sz w:val="26"/>
          <w:szCs w:val="26"/>
          <w:rtl w:val="0"/>
        </w:rPr>
        <w:t xml:space="preserve">A) - The</w:t>
      </w:r>
      <w:sdt>
        <w:sdtPr>
          <w:tag w:val="goog_rdk_0"/>
        </w:sdtPr>
        <w:sdtContent>
          <w:ins w:author="Luke Hong" w:id="0" w:date="2021-12-07T22:05:42Z">
            <w:r w:rsidDel="00000000" w:rsidR="00000000" w:rsidRPr="00000000">
              <w:rPr>
                <w:sz w:val="26"/>
                <w:szCs w:val="26"/>
                <w:rtl w:val="0"/>
              </w:rPr>
              <w:t xml:space="preserve"> </w:t>
            </w:r>
          </w:ins>
        </w:sdtContent>
      </w:sdt>
      <w:r w:rsidDel="00000000" w:rsidR="00000000" w:rsidRPr="00000000">
        <w:rPr>
          <w:sz w:val="26"/>
          <w:szCs w:val="26"/>
          <w:rtl w:val="0"/>
        </w:rPr>
        <w:t xml:space="preserve">business problem that motivated us</w:t>
      </w:r>
      <w:sdt>
        <w:sdtPr>
          <w:tag w:val="goog_rdk_1"/>
        </w:sdtPr>
        <w:sdtContent>
          <w:ins w:author="Luke Hong" w:id="1" w:date="2021-12-07T22:08:12Z">
            <w:r w:rsidDel="00000000" w:rsidR="00000000" w:rsidRPr="00000000">
              <w:rPr>
                <w:sz w:val="26"/>
                <w:szCs w:val="26"/>
                <w:rtl w:val="0"/>
              </w:rPr>
              <w:t xml:space="preserve"> </w:t>
            </w:r>
          </w:ins>
        </w:sdtContent>
      </w:sdt>
      <w:r w:rsidDel="00000000" w:rsidR="00000000" w:rsidRPr="00000000">
        <w:rPr>
          <w:sz w:val="26"/>
          <w:szCs w:val="26"/>
          <w:rtl w:val="0"/>
        </w:rPr>
        <w:t xml:space="preserve">to conduct this project is launching improvements to dating apps. We propose to explore this in the following ways - </w:t>
      </w:r>
    </w:p>
    <w:p w:rsidR="00000000" w:rsidDel="00000000" w:rsidP="00000000" w:rsidRDefault="00000000" w:rsidRPr="00000000" w14:paraId="00000005">
      <w:pPr>
        <w:numPr>
          <w:ilvl w:val="0"/>
          <w:numId w:val="6"/>
        </w:numPr>
        <w:pBdr>
          <w:top w:space="0" w:sz="0" w:val="nil"/>
          <w:left w:space="0" w:sz="0" w:val="nil"/>
          <w:bottom w:space="0" w:sz="0" w:val="nil"/>
          <w:right w:space="0" w:sz="0" w:val="nil"/>
          <w:between w:space="0" w:sz="0" w:val="nil"/>
        </w:pBdr>
        <w:spacing w:before="120" w:lineRule="auto"/>
        <w:ind w:left="720" w:hanging="360"/>
        <w:rPr>
          <w:sz w:val="26"/>
          <w:szCs w:val="26"/>
        </w:rPr>
      </w:pPr>
      <w:r w:rsidDel="00000000" w:rsidR="00000000" w:rsidRPr="00000000">
        <w:rPr>
          <w:sz w:val="26"/>
          <w:szCs w:val="26"/>
          <w:rtl w:val="0"/>
        </w:rPr>
        <w:t xml:space="preserve">Fitted match/lover recommendation with unsupervised learning clustering and text analysis</w:t>
      </w:r>
    </w:p>
    <w:p w:rsidR="00000000" w:rsidDel="00000000" w:rsidP="00000000" w:rsidRDefault="00000000" w:rsidRPr="00000000" w14:paraId="00000006">
      <w:pPr>
        <w:numPr>
          <w:ilvl w:val="0"/>
          <w:numId w:val="6"/>
        </w:numPr>
        <w:pBdr>
          <w:top w:space="0" w:sz="0" w:val="nil"/>
          <w:left w:space="0" w:sz="0" w:val="nil"/>
          <w:bottom w:space="0" w:sz="0" w:val="nil"/>
          <w:right w:space="0" w:sz="0" w:val="nil"/>
          <w:between w:space="0" w:sz="0" w:val="nil"/>
        </w:pBdr>
        <w:spacing w:after="120" w:lineRule="auto"/>
        <w:ind w:left="720" w:hanging="360"/>
        <w:rPr>
          <w:sz w:val="26"/>
          <w:szCs w:val="26"/>
        </w:rPr>
      </w:pPr>
      <w:r w:rsidDel="00000000" w:rsidR="00000000" w:rsidRPr="00000000">
        <w:rPr>
          <w:sz w:val="26"/>
          <w:szCs w:val="26"/>
          <w:rtl w:val="0"/>
        </w:rPr>
        <w:t xml:space="preserve">Exploration of dating profiles and preferences</w:t>
      </w:r>
    </w:p>
    <w:p w:rsidR="00000000" w:rsidDel="00000000" w:rsidP="00000000" w:rsidRDefault="00000000" w:rsidRPr="00000000" w14:paraId="00000007">
      <w:pPr>
        <w:spacing w:after="120" w:before="120" w:lineRule="auto"/>
        <w:rPr>
          <w:sz w:val="26"/>
          <w:szCs w:val="26"/>
        </w:rPr>
      </w:pPr>
      <w:r w:rsidDel="00000000" w:rsidR="00000000" w:rsidRPr="00000000">
        <w:rPr>
          <w:sz w:val="26"/>
          <w:szCs w:val="26"/>
          <w:rtl w:val="0"/>
        </w:rPr>
        <w:t xml:space="preserve">The rationale behind this project is that each person has their own specific status and preference when choosing their date. For example, either user can be vegetarian hence wants to date a vegetarian as well, or one can be gay or lesbian who craves a same-sexual couple. Even further, maybe someone who suffers from depression cannot appreciate their match more if their match</w:t>
      </w:r>
      <w:sdt>
        <w:sdtPr>
          <w:tag w:val="goog_rdk_2"/>
        </w:sdtPr>
        <w:sdtContent>
          <w:ins w:author="Luke Hong" w:id="2" w:date="2021-12-07T22:20:53Z">
            <w:r w:rsidDel="00000000" w:rsidR="00000000" w:rsidRPr="00000000">
              <w:rPr>
                <w:sz w:val="26"/>
                <w:szCs w:val="26"/>
                <w:rtl w:val="0"/>
              </w:rPr>
              <w:t xml:space="preserve"> </w:t>
            </w:r>
          </w:ins>
        </w:sdtContent>
      </w:sdt>
      <w:r w:rsidDel="00000000" w:rsidR="00000000" w:rsidRPr="00000000">
        <w:rPr>
          <w:sz w:val="26"/>
          <w:szCs w:val="26"/>
          <w:rtl w:val="0"/>
        </w:rPr>
        <w:t xml:space="preserve">was someone</w:t>
      </w:r>
      <w:sdt>
        <w:sdtPr>
          <w:tag w:val="goog_rdk_3"/>
        </w:sdtPr>
        <w:sdtContent>
          <w:ins w:author="Luke Hong" w:id="3" w:date="2021-12-07T22:21:19Z">
            <w:r w:rsidDel="00000000" w:rsidR="00000000" w:rsidRPr="00000000">
              <w:rPr>
                <w:sz w:val="26"/>
                <w:szCs w:val="26"/>
                <w:rtl w:val="0"/>
              </w:rPr>
              <w:t xml:space="preserve"> </w:t>
            </w:r>
          </w:ins>
        </w:sdtContent>
      </w:sdt>
      <w:r w:rsidDel="00000000" w:rsidR="00000000" w:rsidRPr="00000000">
        <w:rPr>
          <w:sz w:val="26"/>
          <w:szCs w:val="26"/>
          <w:rtl w:val="0"/>
        </w:rPr>
        <w:t xml:space="preserve">more outgoing. Sometimes the pairing &amp; recommendation system will not do this kind of specific filter for people, leading to a higher possibility of misunderstanding and waste of time.</w:t>
      </w:r>
    </w:p>
    <w:p w:rsidR="00000000" w:rsidDel="00000000" w:rsidP="00000000" w:rsidRDefault="00000000" w:rsidRPr="00000000" w14:paraId="00000008">
      <w:pPr>
        <w:spacing w:after="120" w:before="120" w:lineRule="auto"/>
        <w:rPr>
          <w:sz w:val="26"/>
          <w:szCs w:val="26"/>
        </w:rPr>
      </w:pPr>
      <w:r w:rsidDel="00000000" w:rsidR="00000000" w:rsidRPr="00000000">
        <w:rPr>
          <w:sz w:val="26"/>
          <w:szCs w:val="26"/>
          <w:rtl w:val="0"/>
        </w:rPr>
        <w:t xml:space="preserve">However, realistically speaking, the pairing system can be updated. For instance, we can launch clustering algorithm to distinguish gay or lesbian user with straight users, drug users with non-drug ones, so on and so forth. </w:t>
      </w:r>
    </w:p>
    <w:p w:rsidR="00000000" w:rsidDel="00000000" w:rsidP="00000000" w:rsidRDefault="00000000" w:rsidRPr="00000000" w14:paraId="00000009">
      <w:pPr>
        <w:spacing w:after="240" w:before="120" w:lineRule="auto"/>
        <w:rPr>
          <w:sz w:val="26"/>
          <w:szCs w:val="26"/>
        </w:rPr>
      </w:pPr>
      <w:r w:rsidDel="00000000" w:rsidR="00000000" w:rsidRPr="00000000">
        <w:rPr>
          <w:sz w:val="26"/>
          <w:szCs w:val="26"/>
          <w:rtl w:val="0"/>
        </w:rPr>
        <w:t xml:space="preserve">With tons of dating apps in the market nowadays, the following data set has become outstanding for containing extremely specific characteristics of users; how they would define themselves and what kind of date they are looking for in detail.</w:t>
      </w:r>
    </w:p>
    <w:p w:rsidR="00000000" w:rsidDel="00000000" w:rsidP="00000000" w:rsidRDefault="00000000" w:rsidRPr="00000000" w14:paraId="0000000A">
      <w:pPr>
        <w:spacing w:after="160" w:before="120" w:lineRule="auto"/>
        <w:rPr>
          <w:sz w:val="26"/>
          <w:szCs w:val="26"/>
        </w:rPr>
      </w:pPr>
      <w:r w:rsidDel="00000000" w:rsidR="00000000" w:rsidRPr="00000000">
        <w:rPr>
          <w:sz w:val="26"/>
          <w:szCs w:val="26"/>
          <w:rtl w:val="0"/>
        </w:rPr>
        <w:t xml:space="preserve">B) - Description of our Dataset and Data Cleaning</w:t>
      </w:r>
    </w:p>
    <w:p w:rsidR="00000000" w:rsidDel="00000000" w:rsidP="00000000" w:rsidRDefault="00000000" w:rsidRPr="00000000" w14:paraId="0000000B">
      <w:pPr>
        <w:spacing w:after="120" w:before="120" w:lineRule="auto"/>
        <w:rPr>
          <w:sz w:val="26"/>
          <w:szCs w:val="26"/>
        </w:rPr>
      </w:pPr>
      <w:r w:rsidDel="00000000" w:rsidR="00000000" w:rsidRPr="00000000">
        <w:rPr>
          <w:sz w:val="26"/>
          <w:szCs w:val="26"/>
          <w:rtl w:val="0"/>
        </w:rPr>
        <w:t xml:space="preserve">The dataset was explicitly granted and supported by </w:t>
      </w:r>
      <w:r w:rsidDel="00000000" w:rsidR="00000000" w:rsidRPr="00000000">
        <w:rPr>
          <w:b w:val="1"/>
          <w:sz w:val="26"/>
          <w:szCs w:val="26"/>
          <w:rtl w:val="0"/>
        </w:rPr>
        <w:t xml:space="preserve">OkCupid</w:t>
      </w:r>
      <w:r w:rsidDel="00000000" w:rsidR="00000000" w:rsidRPr="00000000">
        <w:rPr>
          <w:sz w:val="26"/>
          <w:szCs w:val="26"/>
          <w:rtl w:val="0"/>
        </w:rPr>
        <w:t xml:space="preserve"> (the dating app itself). With thousands of new users joining in and completing their personal status together with their preferences, this dataset allows us to dig deeper than we would imagine. The raw dataset includes 31 attributes &amp; characteristics of around 60k users through years.</w:t>
      </w:r>
    </w:p>
    <w:p w:rsidR="00000000" w:rsidDel="00000000" w:rsidP="00000000" w:rsidRDefault="00000000" w:rsidRPr="00000000" w14:paraId="0000000C">
      <w:pPr>
        <w:spacing w:after="120" w:before="120" w:lineRule="auto"/>
        <w:rPr>
          <w:sz w:val="26"/>
          <w:szCs w:val="26"/>
        </w:rPr>
      </w:pPr>
      <w:r w:rsidDel="00000000" w:rsidR="00000000" w:rsidRPr="00000000">
        <w:rPr>
          <w:sz w:val="26"/>
          <w:szCs w:val="26"/>
          <w:rtl w:val="0"/>
        </w:rPr>
        <w:t xml:space="preserve">Regarding the attributes, some specific ones (columns in the dataset) triggered our interest as listed:</w:t>
      </w:r>
    </w:p>
    <w:p w:rsidR="00000000" w:rsidDel="00000000" w:rsidP="00000000" w:rsidRDefault="00000000" w:rsidRPr="00000000" w14:paraId="0000000D">
      <w:pPr>
        <w:numPr>
          <w:ilvl w:val="0"/>
          <w:numId w:val="5"/>
        </w:numPr>
        <w:pBdr>
          <w:top w:space="0" w:sz="0" w:val="nil"/>
          <w:left w:space="0" w:sz="0" w:val="nil"/>
          <w:bottom w:space="0" w:sz="0" w:val="nil"/>
          <w:right w:space="0" w:sz="0" w:val="nil"/>
          <w:between w:space="0" w:sz="0" w:val="nil"/>
        </w:pBdr>
        <w:spacing w:before="120" w:lineRule="auto"/>
        <w:ind w:left="782" w:hanging="360"/>
        <w:rPr>
          <w:color w:val="000000"/>
          <w:sz w:val="26"/>
          <w:szCs w:val="26"/>
        </w:rPr>
      </w:pPr>
      <w:r w:rsidDel="00000000" w:rsidR="00000000" w:rsidRPr="00000000">
        <w:rPr>
          <w:color w:val="000000"/>
          <w:sz w:val="26"/>
          <w:szCs w:val="26"/>
          <w:rtl w:val="0"/>
        </w:rPr>
        <w:t xml:space="preserve">Basic information: Age, Relationship status, Height, Sex, Sex orientation etc.</w:t>
      </w:r>
    </w:p>
    <w:p w:rsidR="00000000" w:rsidDel="00000000" w:rsidP="00000000" w:rsidRDefault="00000000" w:rsidRPr="00000000" w14:paraId="0000000E">
      <w:pPr>
        <w:numPr>
          <w:ilvl w:val="0"/>
          <w:numId w:val="5"/>
        </w:numPr>
        <w:pBdr>
          <w:top w:space="0" w:sz="0" w:val="nil"/>
          <w:left w:space="0" w:sz="0" w:val="nil"/>
          <w:bottom w:space="0" w:sz="0" w:val="nil"/>
          <w:right w:space="0" w:sz="0" w:val="nil"/>
          <w:between w:space="0" w:sz="0" w:val="nil"/>
        </w:pBdr>
        <w:ind w:left="782" w:hanging="360"/>
        <w:rPr>
          <w:color w:val="000000"/>
          <w:sz w:val="26"/>
          <w:szCs w:val="26"/>
        </w:rPr>
      </w:pPr>
      <w:r w:rsidDel="00000000" w:rsidR="00000000" w:rsidRPr="00000000">
        <w:rPr>
          <w:color w:val="000000"/>
          <w:sz w:val="26"/>
          <w:szCs w:val="26"/>
          <w:rtl w:val="0"/>
        </w:rPr>
        <w:t xml:space="preserve">Living habit: Diet, Drink or not, Drugs or not, smokes or not</w:t>
      </w:r>
    </w:p>
    <w:p w:rsidR="00000000" w:rsidDel="00000000" w:rsidP="00000000" w:rsidRDefault="00000000" w:rsidRPr="00000000" w14:paraId="0000000F">
      <w:pPr>
        <w:numPr>
          <w:ilvl w:val="0"/>
          <w:numId w:val="5"/>
        </w:numPr>
        <w:pBdr>
          <w:top w:space="0" w:sz="0" w:val="nil"/>
          <w:left w:space="0" w:sz="0" w:val="nil"/>
          <w:bottom w:space="0" w:sz="0" w:val="nil"/>
          <w:right w:space="0" w:sz="0" w:val="nil"/>
          <w:between w:space="0" w:sz="0" w:val="nil"/>
        </w:pBdr>
        <w:ind w:left="782" w:hanging="360"/>
        <w:rPr>
          <w:color w:val="000000"/>
          <w:sz w:val="26"/>
          <w:szCs w:val="26"/>
        </w:rPr>
      </w:pPr>
      <w:r w:rsidDel="00000000" w:rsidR="00000000" w:rsidRPr="00000000">
        <w:rPr>
          <w:color w:val="000000"/>
          <w:sz w:val="26"/>
          <w:szCs w:val="26"/>
          <w:rtl w:val="0"/>
        </w:rPr>
        <w:t xml:space="preserve">Education, Ethnicity and Language</w:t>
      </w:r>
    </w:p>
    <w:p w:rsidR="00000000" w:rsidDel="00000000" w:rsidP="00000000" w:rsidRDefault="00000000" w:rsidRPr="00000000" w14:paraId="00000010">
      <w:pPr>
        <w:numPr>
          <w:ilvl w:val="0"/>
          <w:numId w:val="5"/>
        </w:numPr>
        <w:pBdr>
          <w:top w:space="0" w:sz="0" w:val="nil"/>
          <w:left w:space="0" w:sz="0" w:val="nil"/>
          <w:bottom w:space="0" w:sz="0" w:val="nil"/>
          <w:right w:space="0" w:sz="0" w:val="nil"/>
          <w:between w:space="0" w:sz="0" w:val="nil"/>
        </w:pBdr>
        <w:ind w:left="782" w:hanging="360"/>
        <w:rPr>
          <w:color w:val="000000"/>
          <w:sz w:val="26"/>
          <w:szCs w:val="26"/>
        </w:rPr>
      </w:pPr>
      <w:r w:rsidDel="00000000" w:rsidR="00000000" w:rsidRPr="00000000">
        <w:rPr>
          <w:color w:val="000000"/>
          <w:sz w:val="26"/>
          <w:szCs w:val="26"/>
          <w:rtl w:val="0"/>
        </w:rPr>
        <w:t xml:space="preserve">Income and Job</w:t>
      </w:r>
    </w:p>
    <w:p w:rsidR="00000000" w:rsidDel="00000000" w:rsidP="00000000" w:rsidRDefault="00000000" w:rsidRPr="00000000" w14:paraId="00000011">
      <w:pPr>
        <w:numPr>
          <w:ilvl w:val="0"/>
          <w:numId w:val="5"/>
        </w:numPr>
        <w:pBdr>
          <w:top w:space="0" w:sz="0" w:val="nil"/>
          <w:left w:space="0" w:sz="0" w:val="nil"/>
          <w:bottom w:space="0" w:sz="0" w:val="nil"/>
          <w:right w:space="0" w:sz="0" w:val="nil"/>
          <w:between w:space="0" w:sz="0" w:val="nil"/>
        </w:pBdr>
        <w:ind w:left="782" w:hanging="360"/>
        <w:rPr>
          <w:color w:val="000000"/>
          <w:sz w:val="26"/>
          <w:szCs w:val="26"/>
        </w:rPr>
      </w:pPr>
      <w:r w:rsidDel="00000000" w:rsidR="00000000" w:rsidRPr="00000000">
        <w:rPr>
          <w:color w:val="000000"/>
          <w:sz w:val="26"/>
          <w:szCs w:val="26"/>
          <w:rtl w:val="0"/>
        </w:rPr>
        <w:t xml:space="preserve">Description: One sentence about yourself, one about your hobby, what can bring</w:t>
      </w:r>
      <w:r w:rsidDel="00000000" w:rsidR="00000000" w:rsidRPr="00000000">
        <w:rPr>
          <w:sz w:val="26"/>
          <w:szCs w:val="26"/>
          <w:rtl w:val="0"/>
        </w:rPr>
        <w:t xml:space="preserve"> a</w:t>
      </w:r>
      <w:r w:rsidDel="00000000" w:rsidR="00000000" w:rsidRPr="00000000">
        <w:rPr>
          <w:color w:val="000000"/>
          <w:sz w:val="26"/>
          <w:szCs w:val="26"/>
          <w:rtl w:val="0"/>
        </w:rPr>
        <w:t xml:space="preserve"> smile on your face, about your future etc.</w:t>
      </w:r>
      <w:r w:rsidDel="00000000" w:rsidR="00000000" w:rsidRPr="00000000">
        <w:rPr>
          <w:rtl w:val="0"/>
        </w:rPr>
      </w:r>
    </w:p>
    <w:p w:rsidR="00000000" w:rsidDel="00000000" w:rsidP="00000000" w:rsidRDefault="00000000" w:rsidRPr="00000000" w14:paraId="00000012">
      <w:pPr>
        <w:spacing w:after="120" w:before="120" w:lineRule="auto"/>
        <w:rPr>
          <w:sz w:val="26"/>
          <w:szCs w:val="26"/>
        </w:rPr>
      </w:pPr>
      <w:r w:rsidDel="00000000" w:rsidR="00000000" w:rsidRPr="00000000">
        <w:rPr>
          <w:sz w:val="26"/>
          <w:szCs w:val="26"/>
          <w:rtl w:val="0"/>
        </w:rPr>
        <w:t xml:space="preserve">This dataset is indeed sophisticated, but there are still a lot of missing values which may mess with our further analysis. So, we applied the </w:t>
      </w:r>
      <w:r w:rsidDel="00000000" w:rsidR="00000000" w:rsidRPr="00000000">
        <w:rPr>
          <w:b w:val="1"/>
          <w:sz w:val="26"/>
          <w:szCs w:val="26"/>
          <w:rtl w:val="0"/>
        </w:rPr>
        <w:t xml:space="preserve">data cleaning</w:t>
      </w:r>
      <w:r w:rsidDel="00000000" w:rsidR="00000000" w:rsidRPr="00000000">
        <w:rPr>
          <w:sz w:val="26"/>
          <w:szCs w:val="26"/>
          <w:rtl w:val="0"/>
        </w:rPr>
        <w:t xml:space="preserve"> as follows.</w:t>
      </w:r>
    </w:p>
    <w:p w:rsidR="00000000" w:rsidDel="00000000" w:rsidP="00000000" w:rsidRDefault="00000000" w:rsidRPr="00000000" w14:paraId="00000013">
      <w:pPr>
        <w:numPr>
          <w:ilvl w:val="0"/>
          <w:numId w:val="1"/>
        </w:numPr>
        <w:spacing w:before="120" w:lineRule="auto"/>
        <w:ind w:left="720" w:hanging="360"/>
        <w:rPr>
          <w:sz w:val="26"/>
          <w:szCs w:val="26"/>
        </w:rPr>
      </w:pPr>
      <w:r w:rsidDel="00000000" w:rsidR="00000000" w:rsidRPr="00000000">
        <w:rPr>
          <w:sz w:val="26"/>
          <w:szCs w:val="26"/>
          <w:rtl w:val="0"/>
        </w:rPr>
        <w:t xml:space="preserve">Set an ID for each user and use it as an index, this will help us with matching.</w:t>
      </w:r>
    </w:p>
    <w:p w:rsidR="00000000" w:rsidDel="00000000" w:rsidP="00000000" w:rsidRDefault="00000000" w:rsidRPr="00000000" w14:paraId="00000014">
      <w:pPr>
        <w:numPr>
          <w:ilvl w:val="0"/>
          <w:numId w:val="1"/>
        </w:numPr>
        <w:ind w:left="720" w:hanging="360"/>
        <w:rPr>
          <w:sz w:val="26"/>
          <w:szCs w:val="26"/>
        </w:rPr>
      </w:pPr>
      <w:r w:rsidDel="00000000" w:rsidR="00000000" w:rsidRPr="00000000">
        <w:rPr>
          <w:sz w:val="26"/>
          <w:szCs w:val="26"/>
          <w:rtl w:val="0"/>
        </w:rPr>
        <w:t xml:space="preserve">Drop Columns: last online/ speaks/ job/ sign/ ethnicity/ location, which do not contribute to our recognition of characteristics.</w:t>
      </w:r>
    </w:p>
    <w:p w:rsidR="00000000" w:rsidDel="00000000" w:rsidP="00000000" w:rsidRDefault="00000000" w:rsidRPr="00000000" w14:paraId="00000015">
      <w:pPr>
        <w:numPr>
          <w:ilvl w:val="0"/>
          <w:numId w:val="1"/>
        </w:numPr>
        <w:ind w:left="720" w:hanging="360"/>
        <w:rPr>
          <w:sz w:val="26"/>
          <w:szCs w:val="26"/>
        </w:rPr>
      </w:pPr>
      <w:r w:rsidDel="00000000" w:rsidR="00000000" w:rsidRPr="00000000">
        <w:rPr>
          <w:sz w:val="26"/>
          <w:szCs w:val="26"/>
          <w:rtl w:val="0"/>
        </w:rPr>
        <w:t xml:space="preserve">Replace reasonable NaH values to reduce the null value proportion.</w:t>
      </w:r>
    </w:p>
    <w:p w:rsidR="00000000" w:rsidDel="00000000" w:rsidP="00000000" w:rsidRDefault="00000000" w:rsidRPr="00000000" w14:paraId="00000016">
      <w:pPr>
        <w:numPr>
          <w:ilvl w:val="0"/>
          <w:numId w:val="1"/>
        </w:numPr>
        <w:ind w:left="720" w:hanging="360"/>
        <w:rPr>
          <w:sz w:val="26"/>
          <w:szCs w:val="26"/>
        </w:rPr>
      </w:pPr>
      <w:r w:rsidDel="00000000" w:rsidR="00000000" w:rsidRPr="00000000">
        <w:rPr>
          <w:sz w:val="26"/>
          <w:szCs w:val="26"/>
          <w:rtl w:val="0"/>
        </w:rPr>
        <w:t xml:space="preserve">Drop the rest of entries containing null values.</w:t>
      </w:r>
    </w:p>
    <w:p w:rsidR="00000000" w:rsidDel="00000000" w:rsidP="00000000" w:rsidRDefault="00000000" w:rsidRPr="00000000" w14:paraId="00000017">
      <w:pPr>
        <w:numPr>
          <w:ilvl w:val="0"/>
          <w:numId w:val="1"/>
        </w:numPr>
        <w:ind w:left="720" w:hanging="360"/>
        <w:rPr>
          <w:sz w:val="26"/>
          <w:szCs w:val="26"/>
        </w:rPr>
      </w:pPr>
      <w:r w:rsidDel="00000000" w:rsidR="00000000" w:rsidRPr="00000000">
        <w:rPr>
          <w:sz w:val="26"/>
          <w:szCs w:val="26"/>
          <w:rtl w:val="0"/>
        </w:rPr>
        <w:t xml:space="preserve">Combine all the essays into one as ‘Full_essay’ and keep it as the main text components we are going to analyze. </w:t>
      </w:r>
    </w:p>
    <w:p w:rsidR="00000000" w:rsidDel="00000000" w:rsidP="00000000" w:rsidRDefault="00000000" w:rsidRPr="00000000" w14:paraId="00000018">
      <w:pPr>
        <w:numPr>
          <w:ilvl w:val="0"/>
          <w:numId w:val="1"/>
        </w:numPr>
        <w:spacing w:after="120" w:lineRule="auto"/>
        <w:ind w:left="720" w:hanging="360"/>
        <w:rPr>
          <w:sz w:val="26"/>
          <w:szCs w:val="26"/>
        </w:rPr>
      </w:pPr>
      <w:r w:rsidDel="00000000" w:rsidR="00000000" w:rsidRPr="00000000">
        <w:rPr>
          <w:sz w:val="26"/>
          <w:szCs w:val="26"/>
          <w:rtl w:val="0"/>
        </w:rPr>
        <w:t xml:space="preserve">Rest of them we either make them into dummy or give them a scale.</w:t>
      </w:r>
    </w:p>
    <w:p w:rsidR="00000000" w:rsidDel="00000000" w:rsidP="00000000" w:rsidRDefault="00000000" w:rsidRPr="00000000" w14:paraId="00000019">
      <w:pPr>
        <w:spacing w:after="120" w:lineRule="auto"/>
        <w:rPr>
          <w:sz w:val="26"/>
          <w:szCs w:val="26"/>
        </w:rPr>
      </w:pPr>
      <w:r w:rsidDel="00000000" w:rsidR="00000000" w:rsidRPr="00000000">
        <w:rPr>
          <w:sz w:val="26"/>
          <w:szCs w:val="26"/>
          <w:rtl w:val="0"/>
        </w:rPr>
        <w:t xml:space="preserve">After the data cleaning, we have a dataset shaped as (9055,16). It contains a column of user id, 14 columns of numerical variables and 1 column of text variable (user’s essay towards themselves). Except for ‘id’ and ‘Full_essay’, those numerical variables are listed as follows.</w:t>
      </w:r>
    </w:p>
    <w:tbl>
      <w:tblPr>
        <w:tblStyle w:val="Table1"/>
        <w:tblW w:w="9495.0" w:type="dxa"/>
        <w:jc w:val="left"/>
        <w:tblInd w:w="0.0" w:type="dxa"/>
        <w:tblLayout w:type="fixed"/>
        <w:tblLook w:val="0400"/>
      </w:tblPr>
      <w:tblGrid>
        <w:gridCol w:w="1065"/>
        <w:gridCol w:w="8430"/>
        <w:tblGridChange w:id="0">
          <w:tblGrid>
            <w:gridCol w:w="1065"/>
            <w:gridCol w:w="8430"/>
          </w:tblGrid>
        </w:tblGridChange>
      </w:tblGrid>
      <w:tr>
        <w:trPr>
          <w:cantSplit w:val="0"/>
          <w:trHeight w:val="210" w:hRule="atLeast"/>
          <w:tblHeader w:val="0"/>
        </w:trPr>
        <w:tc>
          <w:tcPr>
            <w:tcBorders>
              <w:top w:color="000000" w:space="0" w:sz="6" w:val="single"/>
              <w:left w:color="000000" w:space="0" w:sz="4"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1A">
            <w:pPr>
              <w:jc w:val="center"/>
              <w:rPr>
                <w:sz w:val="20"/>
                <w:szCs w:val="20"/>
              </w:rPr>
            </w:pPr>
            <w:r w:rsidDel="00000000" w:rsidR="00000000" w:rsidRPr="00000000">
              <w:rPr>
                <w:sz w:val="20"/>
                <w:szCs w:val="20"/>
                <w:rtl w:val="0"/>
              </w:rPr>
              <w:t xml:space="preserve">pets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1B">
            <w:pPr>
              <w:jc w:val="center"/>
              <w:rPr>
                <w:color w:val="000000"/>
                <w:sz w:val="20"/>
                <w:szCs w:val="20"/>
              </w:rPr>
            </w:pPr>
            <w:r w:rsidDel="00000000" w:rsidR="00000000" w:rsidRPr="00000000">
              <w:rPr>
                <w:color w:val="000000"/>
                <w:sz w:val="20"/>
                <w:szCs w:val="20"/>
                <w:rtl w:val="0"/>
              </w:rPr>
              <w:t xml:space="preserve">pets contains:</w:t>
            </w:r>
          </w:p>
          <w:p w:rsidR="00000000" w:rsidDel="00000000" w:rsidP="00000000" w:rsidRDefault="00000000" w:rsidRPr="00000000" w14:paraId="0000001C">
            <w:pPr>
              <w:jc w:val="center"/>
              <w:rPr>
                <w:color w:val="000000"/>
                <w:sz w:val="20"/>
                <w:szCs w:val="20"/>
              </w:rPr>
            </w:pPr>
            <w:r w:rsidDel="00000000" w:rsidR="00000000" w:rsidRPr="00000000">
              <w:rPr>
                <w:color w:val="000000"/>
                <w:sz w:val="20"/>
                <w:szCs w:val="20"/>
                <w:rtl w:val="0"/>
              </w:rPr>
              <w:t xml:space="preserve">like both – 0, dog lover – 1, cat lover – 2, cat hater – 3, dog hater – 4, both hater - 5</w:t>
            </w:r>
          </w:p>
        </w:tc>
      </w:tr>
      <w:tr>
        <w:trPr>
          <w:cantSplit w:val="0"/>
          <w:trHeight w:val="310" w:hRule="atLeast"/>
          <w:tblHeader w:val="0"/>
        </w:trPr>
        <w:tc>
          <w:tcPr>
            <w:tcBorders>
              <w:top w:color="000000" w:space="0" w:sz="6" w:val="single"/>
              <w:left w:color="000000" w:space="0" w:sz="4"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1D">
            <w:pPr>
              <w:jc w:val="center"/>
              <w:rPr>
                <w:sz w:val="20"/>
                <w:szCs w:val="20"/>
              </w:rPr>
            </w:pPr>
            <w:r w:rsidDel="00000000" w:rsidR="00000000" w:rsidRPr="00000000">
              <w:rPr>
                <w:color w:val="000000"/>
                <w:sz w:val="20"/>
                <w:szCs w:val="20"/>
                <w:rtl w:val="0"/>
              </w:rPr>
              <w:t xml:space="preserve">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1E">
            <w:pPr>
              <w:jc w:val="center"/>
              <w:rPr>
                <w:sz w:val="20"/>
                <w:szCs w:val="20"/>
              </w:rPr>
            </w:pPr>
            <w:r w:rsidDel="00000000" w:rsidR="00000000" w:rsidRPr="00000000">
              <w:rPr>
                <w:sz w:val="20"/>
                <w:szCs w:val="20"/>
                <w:rtl w:val="0"/>
              </w:rPr>
              <w:t xml:space="preserve">age of every user currently</w:t>
            </w:r>
          </w:p>
        </w:tc>
      </w:tr>
      <w:tr>
        <w:trPr>
          <w:cantSplit w:val="0"/>
          <w:trHeight w:val="480" w:hRule="atLeast"/>
          <w:tblHeader w:val="0"/>
        </w:trPr>
        <w:tc>
          <w:tcPr>
            <w:tcBorders>
              <w:top w:color="000000" w:space="0" w:sz="6" w:val="single"/>
              <w:left w:color="000000" w:space="0" w:sz="4"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1F">
            <w:pPr>
              <w:jc w:val="center"/>
              <w:rPr>
                <w:sz w:val="20"/>
                <w:szCs w:val="20"/>
              </w:rPr>
            </w:pPr>
            <w:r w:rsidDel="00000000" w:rsidR="00000000" w:rsidRPr="00000000">
              <w:rPr>
                <w:color w:val="000000"/>
                <w:sz w:val="20"/>
                <w:szCs w:val="20"/>
                <w:rtl w:val="0"/>
              </w:rPr>
              <w:t xml:space="preserve">status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20">
            <w:pPr>
              <w:jc w:val="center"/>
              <w:rPr>
                <w:sz w:val="20"/>
                <w:szCs w:val="20"/>
              </w:rPr>
            </w:pPr>
            <w:r w:rsidDel="00000000" w:rsidR="00000000" w:rsidRPr="00000000">
              <w:rPr>
                <w:sz w:val="20"/>
                <w:szCs w:val="20"/>
                <w:rtl w:val="0"/>
              </w:rPr>
              <w:t xml:space="preserve">marriage status contains:</w:t>
            </w:r>
          </w:p>
          <w:p w:rsidR="00000000" w:rsidDel="00000000" w:rsidP="00000000" w:rsidRDefault="00000000" w:rsidRPr="00000000" w14:paraId="00000021">
            <w:pPr>
              <w:jc w:val="center"/>
              <w:rPr>
                <w:sz w:val="20"/>
                <w:szCs w:val="20"/>
              </w:rPr>
            </w:pPr>
            <w:r w:rsidDel="00000000" w:rsidR="00000000" w:rsidRPr="00000000">
              <w:rPr>
                <w:sz w:val="20"/>
                <w:szCs w:val="20"/>
                <w:rtl w:val="0"/>
              </w:rPr>
              <w:t xml:space="preserve">single – 0, available – 1, seeing someone – 3 and married – 4</w:t>
            </w:r>
          </w:p>
        </w:tc>
      </w:tr>
      <w:tr>
        <w:trPr>
          <w:cantSplit w:val="0"/>
          <w:trHeight w:val="360" w:hRule="atLeast"/>
          <w:tblHeader w:val="0"/>
        </w:trPr>
        <w:tc>
          <w:tcPr>
            <w:tcBorders>
              <w:top w:color="000000" w:space="0" w:sz="6" w:val="single"/>
              <w:left w:color="000000" w:space="0" w:sz="4"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22">
            <w:pPr>
              <w:jc w:val="center"/>
              <w:rPr>
                <w:sz w:val="20"/>
                <w:szCs w:val="20"/>
              </w:rPr>
            </w:pPr>
            <w:r w:rsidDel="00000000" w:rsidR="00000000" w:rsidRPr="00000000">
              <w:rPr>
                <w:color w:val="000000"/>
                <w:sz w:val="20"/>
                <w:szCs w:val="20"/>
                <w:rtl w:val="0"/>
              </w:rPr>
              <w:t xml:space="preserve">sex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23">
            <w:pPr>
              <w:jc w:val="center"/>
              <w:rPr>
                <w:color w:val="000000"/>
                <w:sz w:val="20"/>
                <w:szCs w:val="20"/>
              </w:rPr>
            </w:pPr>
            <w:r w:rsidDel="00000000" w:rsidR="00000000" w:rsidRPr="00000000">
              <w:rPr>
                <w:color w:val="000000"/>
                <w:sz w:val="20"/>
                <w:szCs w:val="20"/>
                <w:rtl w:val="0"/>
              </w:rPr>
              <w:t xml:space="preserve">sex contains:</w:t>
            </w:r>
          </w:p>
          <w:p w:rsidR="00000000" w:rsidDel="00000000" w:rsidP="00000000" w:rsidRDefault="00000000" w:rsidRPr="00000000" w14:paraId="00000024">
            <w:pPr>
              <w:jc w:val="center"/>
              <w:rPr>
                <w:sz w:val="20"/>
                <w:szCs w:val="20"/>
              </w:rPr>
            </w:pPr>
            <w:r w:rsidDel="00000000" w:rsidR="00000000" w:rsidRPr="00000000">
              <w:rPr>
                <w:color w:val="000000"/>
                <w:sz w:val="20"/>
                <w:szCs w:val="20"/>
                <w:rtl w:val="0"/>
              </w:rPr>
              <w:t xml:space="preserve">male – 0, female – 1</w:t>
            </w:r>
            <w:r w:rsidDel="00000000" w:rsidR="00000000" w:rsidRPr="00000000">
              <w:rPr>
                <w:rtl w:val="0"/>
              </w:rPr>
            </w:r>
          </w:p>
        </w:tc>
      </w:tr>
      <w:tr>
        <w:trPr>
          <w:cantSplit w:val="0"/>
          <w:trHeight w:val="465" w:hRule="atLeast"/>
          <w:tblHeader w:val="0"/>
        </w:trPr>
        <w:tc>
          <w:tcPr>
            <w:tcBorders>
              <w:top w:color="000000" w:space="0" w:sz="6" w:val="single"/>
              <w:left w:color="000000" w:space="0" w:sz="4"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25">
            <w:pPr>
              <w:jc w:val="center"/>
              <w:rPr>
                <w:sz w:val="20"/>
                <w:szCs w:val="20"/>
              </w:rPr>
            </w:pPr>
            <w:r w:rsidDel="00000000" w:rsidR="00000000" w:rsidRPr="00000000">
              <w:rPr>
                <w:color w:val="000000"/>
                <w:sz w:val="20"/>
                <w:szCs w:val="20"/>
                <w:rtl w:val="0"/>
              </w:rPr>
              <w:t xml:space="preserve">orientation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26">
            <w:pPr>
              <w:jc w:val="center"/>
              <w:rPr>
                <w:color w:val="000000"/>
                <w:sz w:val="20"/>
                <w:szCs w:val="20"/>
              </w:rPr>
            </w:pPr>
            <w:r w:rsidDel="00000000" w:rsidR="00000000" w:rsidRPr="00000000">
              <w:rPr>
                <w:color w:val="000000"/>
                <w:sz w:val="20"/>
                <w:szCs w:val="20"/>
                <w:rtl w:val="0"/>
              </w:rPr>
              <w:t xml:space="preserve">orientation contains:</w:t>
            </w:r>
          </w:p>
          <w:p w:rsidR="00000000" w:rsidDel="00000000" w:rsidP="00000000" w:rsidRDefault="00000000" w:rsidRPr="00000000" w14:paraId="00000027">
            <w:pPr>
              <w:jc w:val="center"/>
              <w:rPr>
                <w:sz w:val="20"/>
                <w:szCs w:val="20"/>
              </w:rPr>
            </w:pPr>
            <w:r w:rsidDel="00000000" w:rsidR="00000000" w:rsidRPr="00000000">
              <w:rPr>
                <w:color w:val="000000"/>
                <w:sz w:val="20"/>
                <w:szCs w:val="20"/>
                <w:rtl w:val="0"/>
              </w:rPr>
              <w:t xml:space="preserve">straight – 0, gay – 1, bisexual – 2</w:t>
            </w:r>
            <w:r w:rsidDel="00000000" w:rsidR="00000000" w:rsidRPr="00000000">
              <w:rPr>
                <w:rtl w:val="0"/>
              </w:rPr>
            </w:r>
          </w:p>
        </w:tc>
      </w:tr>
      <w:tr>
        <w:trPr>
          <w:cantSplit w:val="0"/>
          <w:trHeight w:val="373" w:hRule="atLeast"/>
          <w:tblHeader w:val="0"/>
        </w:trPr>
        <w:tc>
          <w:tcPr>
            <w:tcBorders>
              <w:top w:color="000000" w:space="0" w:sz="6" w:val="single"/>
              <w:left w:color="000000" w:space="0" w:sz="4"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28">
            <w:pPr>
              <w:jc w:val="center"/>
              <w:rPr>
                <w:sz w:val="20"/>
                <w:szCs w:val="20"/>
              </w:rPr>
            </w:pPr>
            <w:r w:rsidDel="00000000" w:rsidR="00000000" w:rsidRPr="00000000">
              <w:rPr>
                <w:color w:val="000000"/>
                <w:sz w:val="20"/>
                <w:szCs w:val="20"/>
                <w:rtl w:val="0"/>
              </w:rPr>
              <w:t xml:space="preserve">body_type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29">
            <w:pPr>
              <w:jc w:val="center"/>
              <w:rPr>
                <w:sz w:val="20"/>
                <w:szCs w:val="20"/>
              </w:rPr>
            </w:pPr>
            <w:r w:rsidDel="00000000" w:rsidR="00000000" w:rsidRPr="00000000">
              <w:rPr>
                <w:sz w:val="20"/>
                <w:szCs w:val="20"/>
                <w:rtl w:val="0"/>
              </w:rPr>
              <w:t xml:space="preserve">body_type contains:</w:t>
            </w:r>
          </w:p>
          <w:p w:rsidR="00000000" w:rsidDel="00000000" w:rsidP="00000000" w:rsidRDefault="00000000" w:rsidRPr="00000000" w14:paraId="0000002A">
            <w:pPr>
              <w:jc w:val="center"/>
              <w:rPr>
                <w:sz w:val="20"/>
                <w:szCs w:val="20"/>
              </w:rPr>
            </w:pPr>
            <w:r w:rsidDel="00000000" w:rsidR="00000000" w:rsidRPr="00000000">
              <w:rPr>
                <w:sz w:val="20"/>
                <w:szCs w:val="20"/>
                <w:rtl w:val="0"/>
              </w:rPr>
              <w:t xml:space="preserve">skinny – 0, average – 1, curvy – 2, overweight – 3, athletic – 4, rather not say </w:t>
            </w:r>
            <w:r w:rsidDel="00000000" w:rsidR="00000000" w:rsidRPr="00000000">
              <w:rPr>
                <w:color w:val="000000"/>
                <w:sz w:val="20"/>
                <w:szCs w:val="20"/>
                <w:rtl w:val="0"/>
              </w:rPr>
              <w:t xml:space="preserve">– 5</w:t>
            </w:r>
            <w:r w:rsidDel="00000000" w:rsidR="00000000" w:rsidRPr="00000000">
              <w:rPr>
                <w:rtl w:val="0"/>
              </w:rPr>
            </w:r>
          </w:p>
        </w:tc>
      </w:tr>
      <w:tr>
        <w:trPr>
          <w:cantSplit w:val="0"/>
          <w:trHeight w:val="339" w:hRule="atLeast"/>
          <w:tblHeader w:val="0"/>
        </w:trPr>
        <w:tc>
          <w:tcPr>
            <w:tcBorders>
              <w:top w:color="000000" w:space="0" w:sz="6" w:val="single"/>
              <w:left w:color="000000" w:space="0" w:sz="4"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2B">
            <w:pPr>
              <w:jc w:val="center"/>
              <w:rPr>
                <w:sz w:val="20"/>
                <w:szCs w:val="20"/>
              </w:rPr>
            </w:pPr>
            <w:r w:rsidDel="00000000" w:rsidR="00000000" w:rsidRPr="00000000">
              <w:rPr>
                <w:color w:val="000000"/>
                <w:sz w:val="20"/>
                <w:szCs w:val="20"/>
                <w:rtl w:val="0"/>
              </w:rPr>
              <w:t xml:space="preserve">diet</w:t>
            </w:r>
            <w:r w:rsidDel="00000000" w:rsidR="00000000" w:rsidRPr="00000000">
              <w:rPr>
                <w:color w:val="000000"/>
                <w:sz w:val="20"/>
                <w:szCs w:val="20"/>
                <w:vertAlign w:val="subscript"/>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2C">
            <w:pPr>
              <w:jc w:val="center"/>
              <w:rPr>
                <w:color w:val="000000"/>
                <w:sz w:val="20"/>
                <w:szCs w:val="20"/>
              </w:rPr>
            </w:pPr>
            <w:r w:rsidDel="00000000" w:rsidR="00000000" w:rsidRPr="00000000">
              <w:rPr>
                <w:color w:val="000000"/>
                <w:sz w:val="20"/>
                <w:szCs w:val="20"/>
                <w:rtl w:val="0"/>
              </w:rPr>
              <w:t xml:space="preserve">diet contains:</w:t>
            </w:r>
          </w:p>
          <w:p w:rsidR="00000000" w:rsidDel="00000000" w:rsidP="00000000" w:rsidRDefault="00000000" w:rsidRPr="00000000" w14:paraId="0000002D">
            <w:pPr>
              <w:jc w:val="center"/>
              <w:rPr>
                <w:sz w:val="20"/>
                <w:szCs w:val="20"/>
              </w:rPr>
            </w:pPr>
            <w:r w:rsidDel="00000000" w:rsidR="00000000" w:rsidRPr="00000000">
              <w:rPr>
                <w:color w:val="000000"/>
                <w:sz w:val="20"/>
                <w:szCs w:val="20"/>
                <w:rtl w:val="0"/>
              </w:rPr>
              <w:t xml:space="preserve">anything – 0, vegetarian – 1, halal – 2, kosher – 3, other – 4</w:t>
            </w:r>
            <w:r w:rsidDel="00000000" w:rsidR="00000000" w:rsidRPr="00000000">
              <w:rPr>
                <w:rtl w:val="0"/>
              </w:rPr>
            </w:r>
          </w:p>
        </w:tc>
      </w:tr>
      <w:tr>
        <w:trPr>
          <w:cantSplit w:val="0"/>
          <w:trHeight w:val="570" w:hRule="atLeast"/>
          <w:tblHeader w:val="0"/>
        </w:trPr>
        <w:tc>
          <w:tcPr>
            <w:tcBorders>
              <w:top w:color="000000" w:space="0" w:sz="6" w:val="single"/>
              <w:left w:color="000000" w:space="0" w:sz="4"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2E">
            <w:pPr>
              <w:jc w:val="center"/>
              <w:rPr>
                <w:sz w:val="20"/>
                <w:szCs w:val="20"/>
              </w:rPr>
            </w:pPr>
            <w:r w:rsidDel="00000000" w:rsidR="00000000" w:rsidRPr="00000000">
              <w:rPr>
                <w:color w:val="000000"/>
                <w:sz w:val="20"/>
                <w:szCs w:val="20"/>
                <w:rtl w:val="0"/>
              </w:rPr>
              <w:t xml:space="preserve">drinks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2F">
            <w:pPr>
              <w:jc w:val="center"/>
              <w:rPr>
                <w:color w:val="000000"/>
                <w:sz w:val="20"/>
                <w:szCs w:val="20"/>
              </w:rPr>
            </w:pPr>
            <w:r w:rsidDel="00000000" w:rsidR="00000000" w:rsidRPr="00000000">
              <w:rPr>
                <w:color w:val="000000"/>
                <w:sz w:val="20"/>
                <w:szCs w:val="20"/>
                <w:rtl w:val="0"/>
              </w:rPr>
              <w:t xml:space="preserve">drinks contains:</w:t>
            </w:r>
          </w:p>
          <w:p w:rsidR="00000000" w:rsidDel="00000000" w:rsidP="00000000" w:rsidRDefault="00000000" w:rsidRPr="00000000" w14:paraId="00000030">
            <w:pPr>
              <w:jc w:val="center"/>
              <w:rPr>
                <w:sz w:val="20"/>
                <w:szCs w:val="20"/>
              </w:rPr>
            </w:pPr>
            <w:r w:rsidDel="00000000" w:rsidR="00000000" w:rsidRPr="00000000">
              <w:rPr>
                <w:color w:val="000000"/>
                <w:sz w:val="20"/>
                <w:szCs w:val="20"/>
                <w:rtl w:val="0"/>
              </w:rPr>
              <w:t xml:space="preserve">not at all – 0, rarely – 1, socially – 2, often – 3, very often – 4, desperately – 5</w:t>
            </w:r>
            <w:r w:rsidDel="00000000" w:rsidR="00000000" w:rsidRPr="00000000">
              <w:rPr>
                <w:rtl w:val="0"/>
              </w:rPr>
            </w:r>
          </w:p>
        </w:tc>
      </w:tr>
      <w:tr>
        <w:trPr>
          <w:cantSplit w:val="0"/>
          <w:trHeight w:val="390" w:hRule="atLeast"/>
          <w:tblHeader w:val="0"/>
        </w:trPr>
        <w:tc>
          <w:tcPr>
            <w:tcBorders>
              <w:top w:color="000000" w:space="0" w:sz="6" w:val="single"/>
              <w:left w:color="000000" w:space="0" w:sz="4"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31">
            <w:pPr>
              <w:jc w:val="center"/>
              <w:rPr>
                <w:sz w:val="20"/>
                <w:szCs w:val="20"/>
              </w:rPr>
            </w:pPr>
            <w:r w:rsidDel="00000000" w:rsidR="00000000" w:rsidRPr="00000000">
              <w:rPr>
                <w:color w:val="000000"/>
                <w:sz w:val="20"/>
                <w:szCs w:val="20"/>
                <w:rtl w:val="0"/>
              </w:rPr>
              <w:t xml:space="preserve">drugs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32">
            <w:pPr>
              <w:jc w:val="center"/>
              <w:rPr>
                <w:color w:val="000000"/>
                <w:sz w:val="20"/>
                <w:szCs w:val="20"/>
              </w:rPr>
            </w:pPr>
            <w:r w:rsidDel="00000000" w:rsidR="00000000" w:rsidRPr="00000000">
              <w:rPr>
                <w:color w:val="000000"/>
                <w:sz w:val="20"/>
                <w:szCs w:val="20"/>
                <w:rtl w:val="0"/>
              </w:rPr>
              <w:t xml:space="preserve">drugs contains:</w:t>
            </w:r>
          </w:p>
          <w:p w:rsidR="00000000" w:rsidDel="00000000" w:rsidP="00000000" w:rsidRDefault="00000000" w:rsidRPr="00000000" w14:paraId="00000033">
            <w:pPr>
              <w:jc w:val="center"/>
              <w:rPr>
                <w:color w:val="000000"/>
                <w:sz w:val="20"/>
                <w:szCs w:val="20"/>
              </w:rPr>
            </w:pPr>
            <w:r w:rsidDel="00000000" w:rsidR="00000000" w:rsidRPr="00000000">
              <w:rPr>
                <w:color w:val="000000"/>
                <w:sz w:val="20"/>
                <w:szCs w:val="20"/>
                <w:rtl w:val="0"/>
              </w:rPr>
              <w:t xml:space="preserve">never – 0, sometimes – 1, often – 2</w:t>
            </w:r>
          </w:p>
        </w:tc>
      </w:tr>
      <w:tr>
        <w:trPr>
          <w:cantSplit w:val="0"/>
          <w:trHeight w:val="330" w:hRule="atLeast"/>
          <w:tblHeader w:val="0"/>
        </w:trPr>
        <w:tc>
          <w:tcPr>
            <w:tcBorders>
              <w:top w:color="000000" w:space="0" w:sz="6" w:val="single"/>
              <w:left w:color="000000" w:space="0" w:sz="4"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34">
            <w:pPr>
              <w:jc w:val="center"/>
              <w:rPr>
                <w:sz w:val="20"/>
                <w:szCs w:val="20"/>
              </w:rPr>
            </w:pPr>
            <w:r w:rsidDel="00000000" w:rsidR="00000000" w:rsidRPr="00000000">
              <w:rPr>
                <w:color w:val="000000"/>
                <w:sz w:val="20"/>
                <w:szCs w:val="20"/>
                <w:rtl w:val="0"/>
              </w:rPr>
              <w:t xml:space="preserve">education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35">
            <w:pPr>
              <w:jc w:val="center"/>
              <w:rPr>
                <w:color w:val="000000"/>
                <w:sz w:val="20"/>
                <w:szCs w:val="20"/>
              </w:rPr>
            </w:pPr>
            <w:r w:rsidDel="00000000" w:rsidR="00000000" w:rsidRPr="00000000">
              <w:rPr>
                <w:color w:val="000000"/>
                <w:sz w:val="20"/>
                <w:szCs w:val="20"/>
                <w:rtl w:val="0"/>
              </w:rPr>
              <w:t xml:space="preserve">educations contains:</w:t>
            </w:r>
          </w:p>
          <w:p w:rsidR="00000000" w:rsidDel="00000000" w:rsidP="00000000" w:rsidRDefault="00000000" w:rsidRPr="00000000" w14:paraId="00000036">
            <w:pPr>
              <w:jc w:val="center"/>
              <w:rPr>
                <w:sz w:val="20"/>
                <w:szCs w:val="20"/>
              </w:rPr>
            </w:pPr>
            <w:r w:rsidDel="00000000" w:rsidR="00000000" w:rsidRPr="00000000">
              <w:rPr>
                <w:sz w:val="20"/>
                <w:szCs w:val="20"/>
                <w:rtl w:val="0"/>
              </w:rPr>
              <w:t xml:space="preserve">high school – 0, undergrads – 1, masters – 2, PhD – 3, law school – 4, med school – 5, space camp </w:t>
            </w:r>
            <w:r w:rsidDel="00000000" w:rsidR="00000000" w:rsidRPr="00000000">
              <w:rPr>
                <w:color w:val="000000"/>
                <w:sz w:val="20"/>
                <w:szCs w:val="20"/>
                <w:rtl w:val="0"/>
              </w:rPr>
              <w:t xml:space="preserve">– </w:t>
            </w:r>
            <w:r w:rsidDel="00000000" w:rsidR="00000000" w:rsidRPr="00000000">
              <w:rPr>
                <w:sz w:val="20"/>
                <w:szCs w:val="20"/>
                <w:rtl w:val="0"/>
              </w:rPr>
              <w:t xml:space="preserve">6</w:t>
            </w:r>
          </w:p>
        </w:tc>
      </w:tr>
      <w:tr>
        <w:trPr>
          <w:cantSplit w:val="0"/>
          <w:trHeight w:val="343" w:hRule="atLeast"/>
          <w:tblHeader w:val="0"/>
        </w:trPr>
        <w:tc>
          <w:tcPr>
            <w:tcBorders>
              <w:top w:color="000000" w:space="0" w:sz="6" w:val="single"/>
              <w:left w:color="000000" w:space="0" w:sz="4"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37">
            <w:pPr>
              <w:jc w:val="center"/>
              <w:rPr>
                <w:sz w:val="20"/>
                <w:szCs w:val="20"/>
              </w:rPr>
            </w:pPr>
            <w:r w:rsidDel="00000000" w:rsidR="00000000" w:rsidRPr="00000000">
              <w:rPr>
                <w:color w:val="000000"/>
                <w:sz w:val="20"/>
                <w:szCs w:val="20"/>
                <w:rtl w:val="0"/>
              </w:rPr>
              <w:t xml:space="preserve">height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38">
            <w:pPr>
              <w:jc w:val="center"/>
              <w:rPr>
                <w:sz w:val="20"/>
                <w:szCs w:val="20"/>
              </w:rPr>
            </w:pPr>
            <w:r w:rsidDel="00000000" w:rsidR="00000000" w:rsidRPr="00000000">
              <w:rPr>
                <w:sz w:val="20"/>
                <w:szCs w:val="20"/>
                <w:rtl w:val="0"/>
              </w:rPr>
              <w:t xml:space="preserve">height of every user currently</w:t>
            </w:r>
          </w:p>
        </w:tc>
      </w:tr>
      <w:tr>
        <w:trPr>
          <w:cantSplit w:val="0"/>
          <w:trHeight w:val="294" w:hRule="atLeast"/>
          <w:tblHeader w:val="0"/>
        </w:trPr>
        <w:tc>
          <w:tcPr>
            <w:tcBorders>
              <w:top w:color="000000" w:space="0" w:sz="6" w:val="single"/>
              <w:left w:color="000000" w:space="0" w:sz="4"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39">
            <w:pPr>
              <w:jc w:val="center"/>
              <w:rPr>
                <w:sz w:val="20"/>
                <w:szCs w:val="20"/>
              </w:rPr>
            </w:pPr>
            <w:r w:rsidDel="00000000" w:rsidR="00000000" w:rsidRPr="00000000">
              <w:rPr>
                <w:color w:val="000000"/>
                <w:sz w:val="20"/>
                <w:szCs w:val="20"/>
                <w:rtl w:val="0"/>
              </w:rPr>
              <w:t xml:space="preserve">income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3A">
            <w:pPr>
              <w:jc w:val="center"/>
              <w:rPr>
                <w:sz w:val="20"/>
                <w:szCs w:val="20"/>
              </w:rPr>
            </w:pPr>
            <w:r w:rsidDel="00000000" w:rsidR="00000000" w:rsidRPr="00000000">
              <w:rPr>
                <w:color w:val="000000"/>
                <w:sz w:val="20"/>
                <w:szCs w:val="20"/>
                <w:rtl w:val="0"/>
              </w:rPr>
              <w:t xml:space="preserve">income of every user in dollar</w:t>
            </w:r>
            <w:r w:rsidDel="00000000" w:rsidR="00000000" w:rsidRPr="00000000">
              <w:rPr>
                <w:rtl w:val="0"/>
              </w:rPr>
            </w:r>
          </w:p>
        </w:tc>
      </w:tr>
      <w:tr>
        <w:trPr>
          <w:cantSplit w:val="0"/>
          <w:trHeight w:val="480" w:hRule="atLeast"/>
          <w:tblHeader w:val="0"/>
        </w:trPr>
        <w:tc>
          <w:tcPr>
            <w:tcBorders>
              <w:top w:color="000000" w:space="0" w:sz="6" w:val="single"/>
              <w:left w:color="000000" w:space="0" w:sz="4"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3B">
            <w:pPr>
              <w:jc w:val="center"/>
              <w:rPr>
                <w:sz w:val="20"/>
                <w:szCs w:val="20"/>
              </w:rPr>
            </w:pPr>
            <w:r w:rsidDel="00000000" w:rsidR="00000000" w:rsidRPr="00000000">
              <w:rPr>
                <w:color w:val="000000"/>
                <w:sz w:val="20"/>
                <w:szCs w:val="20"/>
                <w:rtl w:val="0"/>
              </w:rPr>
              <w:t xml:space="preserve">offspring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3C">
            <w:pPr>
              <w:jc w:val="center"/>
              <w:rPr>
                <w:color w:val="000000"/>
                <w:sz w:val="20"/>
                <w:szCs w:val="20"/>
              </w:rPr>
            </w:pPr>
            <w:r w:rsidDel="00000000" w:rsidR="00000000" w:rsidRPr="00000000">
              <w:rPr>
                <w:color w:val="000000"/>
                <w:sz w:val="20"/>
                <w:szCs w:val="20"/>
                <w:rtl w:val="0"/>
              </w:rPr>
              <w:t xml:space="preserve">offspring contains:</w:t>
            </w:r>
          </w:p>
          <w:p w:rsidR="00000000" w:rsidDel="00000000" w:rsidP="00000000" w:rsidRDefault="00000000" w:rsidRPr="00000000" w14:paraId="0000003D">
            <w:pPr>
              <w:jc w:val="center"/>
              <w:rPr>
                <w:sz w:val="20"/>
                <w:szCs w:val="20"/>
              </w:rPr>
            </w:pPr>
            <w:r w:rsidDel="00000000" w:rsidR="00000000" w:rsidRPr="00000000">
              <w:rPr>
                <w:color w:val="000000"/>
                <w:sz w:val="20"/>
                <w:szCs w:val="20"/>
                <w:rtl w:val="0"/>
              </w:rPr>
              <w:t xml:space="preserve">no or don’t want – 0, no and want – 1, yes or want more – 2, yes and don’t want more – 3</w:t>
            </w:r>
            <w:r w:rsidDel="00000000" w:rsidR="00000000" w:rsidRPr="00000000">
              <w:rPr>
                <w:rtl w:val="0"/>
              </w:rPr>
            </w:r>
          </w:p>
        </w:tc>
      </w:tr>
      <w:tr>
        <w:trPr>
          <w:cantSplit w:val="0"/>
          <w:trHeight w:val="12" w:hRule="atLeast"/>
          <w:tblHeader w:val="0"/>
        </w:trPr>
        <w:tc>
          <w:tcPr>
            <w:tcBorders>
              <w:top w:color="000000" w:space="0" w:sz="6" w:val="single"/>
              <w:left w:color="000000" w:space="0" w:sz="4"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3E">
            <w:pPr>
              <w:jc w:val="center"/>
              <w:rPr>
                <w:sz w:val="20"/>
                <w:szCs w:val="20"/>
              </w:rPr>
            </w:pPr>
            <w:r w:rsidDel="00000000" w:rsidR="00000000" w:rsidRPr="00000000">
              <w:rPr>
                <w:color w:val="000000"/>
                <w:sz w:val="20"/>
                <w:szCs w:val="20"/>
                <w:rtl w:val="0"/>
              </w:rPr>
              <w:t xml:space="preserve">smokes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3F">
            <w:pPr>
              <w:jc w:val="center"/>
              <w:rPr>
                <w:color w:val="000000"/>
                <w:sz w:val="20"/>
                <w:szCs w:val="20"/>
              </w:rPr>
            </w:pPr>
            <w:r w:rsidDel="00000000" w:rsidR="00000000" w:rsidRPr="00000000">
              <w:rPr>
                <w:color w:val="000000"/>
                <w:sz w:val="20"/>
                <w:szCs w:val="20"/>
                <w:rtl w:val="0"/>
              </w:rPr>
              <w:t xml:space="preserve">smokes contains:</w:t>
            </w:r>
          </w:p>
          <w:p w:rsidR="00000000" w:rsidDel="00000000" w:rsidP="00000000" w:rsidRDefault="00000000" w:rsidRPr="00000000" w14:paraId="00000040">
            <w:pPr>
              <w:jc w:val="center"/>
              <w:rPr>
                <w:sz w:val="20"/>
                <w:szCs w:val="20"/>
              </w:rPr>
            </w:pPr>
            <w:r w:rsidDel="00000000" w:rsidR="00000000" w:rsidRPr="00000000">
              <w:rPr>
                <w:color w:val="000000"/>
                <w:sz w:val="20"/>
                <w:szCs w:val="20"/>
                <w:rtl w:val="0"/>
              </w:rPr>
              <w:t xml:space="preserve">no – 0, when drinking – 1, trying to quit – 2, sometimes – 3, yes – 4</w:t>
            </w:r>
            <w:r w:rsidDel="00000000" w:rsidR="00000000" w:rsidRPr="00000000">
              <w:rPr>
                <w:rtl w:val="0"/>
              </w:rPr>
            </w:r>
          </w:p>
        </w:tc>
      </w:tr>
    </w:tbl>
    <w:p w:rsidR="00000000" w:rsidDel="00000000" w:rsidP="00000000" w:rsidRDefault="00000000" w:rsidRPr="00000000" w14:paraId="00000041">
      <w:pPr>
        <w:spacing w:after="160" w:before="240" w:lineRule="auto"/>
        <w:rPr>
          <w:sz w:val="26"/>
          <w:szCs w:val="26"/>
        </w:rPr>
      </w:pPr>
      <w:r w:rsidDel="00000000" w:rsidR="00000000" w:rsidRPr="00000000">
        <w:rPr>
          <w:sz w:val="26"/>
          <w:szCs w:val="26"/>
          <w:rtl w:val="0"/>
        </w:rPr>
        <w:t xml:space="preserve">C) - The methodologies we applied &amp; basic findings based on them</w:t>
      </w:r>
    </w:p>
    <w:p w:rsidR="00000000" w:rsidDel="00000000" w:rsidP="00000000" w:rsidRDefault="00000000" w:rsidRPr="00000000" w14:paraId="00000042">
      <w:pPr>
        <w:numPr>
          <w:ilvl w:val="0"/>
          <w:numId w:val="2"/>
        </w:numPr>
        <w:spacing w:before="200" w:lineRule="auto"/>
        <w:ind w:left="720" w:hanging="360"/>
        <w:rPr>
          <w:b w:val="1"/>
          <w:sz w:val="26"/>
          <w:szCs w:val="26"/>
        </w:rPr>
      </w:pPr>
      <w:r w:rsidDel="00000000" w:rsidR="00000000" w:rsidRPr="00000000">
        <w:rPr>
          <w:b w:val="1"/>
          <w:sz w:val="26"/>
          <w:szCs w:val="26"/>
          <w:rtl w:val="0"/>
        </w:rPr>
        <w:t xml:space="preserve">PCA </w:t>
      </w:r>
    </w:p>
    <w:p w:rsidR="00000000" w:rsidDel="00000000" w:rsidP="00000000" w:rsidRDefault="00000000" w:rsidRPr="00000000" w14:paraId="00000043">
      <w:pPr>
        <w:numPr>
          <w:ilvl w:val="1"/>
          <w:numId w:val="2"/>
        </w:numPr>
        <w:ind w:left="1440" w:hanging="360"/>
        <w:rPr>
          <w:sz w:val="26"/>
          <w:szCs w:val="26"/>
        </w:rPr>
      </w:pPr>
      <w:r w:rsidDel="00000000" w:rsidR="00000000" w:rsidRPr="00000000">
        <w:rPr>
          <w:sz w:val="26"/>
          <w:szCs w:val="26"/>
          <w:rtl w:val="0"/>
        </w:rPr>
        <w:t xml:space="preserve">PCA for numerical variables.</w:t>
      </w:r>
    </w:p>
    <w:p w:rsidR="00000000" w:rsidDel="00000000" w:rsidP="00000000" w:rsidRDefault="00000000" w:rsidRPr="00000000" w14:paraId="00000044">
      <w:pPr>
        <w:numPr>
          <w:ilvl w:val="1"/>
          <w:numId w:val="2"/>
        </w:numPr>
        <w:ind w:left="1440" w:hanging="360"/>
        <w:rPr>
          <w:sz w:val="26"/>
          <w:szCs w:val="26"/>
        </w:rPr>
      </w:pPr>
      <w:r w:rsidDel="00000000" w:rsidR="00000000" w:rsidRPr="00000000">
        <w:rPr>
          <w:sz w:val="26"/>
          <w:szCs w:val="26"/>
          <w:rtl w:val="0"/>
        </w:rPr>
        <w:t xml:space="preserve">Variables have low correlation.</w:t>
      </w:r>
    </w:p>
    <w:p w:rsidR="00000000" w:rsidDel="00000000" w:rsidP="00000000" w:rsidRDefault="00000000" w:rsidRPr="00000000" w14:paraId="00000045">
      <w:pPr>
        <w:ind w:left="2160" w:firstLine="0"/>
        <w:rPr>
          <w:sz w:val="26"/>
          <w:szCs w:val="26"/>
        </w:rPr>
      </w:pPr>
      <w:r w:rsidDel="00000000" w:rsidR="00000000" w:rsidRPr="00000000">
        <w:rPr>
          <w:sz w:val="26"/>
          <w:szCs w:val="26"/>
          <w:rtl w:val="0"/>
        </w:rPr>
        <w:t xml:space="preserve">Principal components did not contribute to reducing noise much.</w:t>
      </w:r>
    </w:p>
    <w:p w:rsidR="00000000" w:rsidDel="00000000" w:rsidP="00000000" w:rsidRDefault="00000000" w:rsidRPr="00000000" w14:paraId="00000046">
      <w:pPr>
        <w:ind w:left="2160" w:firstLine="0"/>
        <w:rPr>
          <w:sz w:val="26"/>
          <w:szCs w:val="26"/>
        </w:rPr>
      </w:pPr>
      <w:r w:rsidDel="00000000" w:rsidR="00000000" w:rsidRPr="00000000">
        <w:rPr>
          <w:rtl w:val="0"/>
        </w:rPr>
      </w:r>
    </w:p>
    <w:p w:rsidR="00000000" w:rsidDel="00000000" w:rsidP="00000000" w:rsidRDefault="00000000" w:rsidRPr="00000000" w14:paraId="00000047">
      <w:pPr>
        <w:numPr>
          <w:ilvl w:val="0"/>
          <w:numId w:val="2"/>
        </w:numPr>
        <w:ind w:left="720" w:hanging="360"/>
        <w:rPr>
          <w:b w:val="1"/>
          <w:sz w:val="26"/>
          <w:szCs w:val="26"/>
        </w:rPr>
      </w:pPr>
      <w:r w:rsidDel="00000000" w:rsidR="00000000" w:rsidRPr="00000000">
        <w:rPr>
          <w:b w:val="1"/>
          <w:sz w:val="26"/>
          <w:szCs w:val="26"/>
          <w:rtl w:val="0"/>
        </w:rPr>
        <w:t xml:space="preserve">H-Clustering</w:t>
      </w:r>
    </w:p>
    <w:p w:rsidR="00000000" w:rsidDel="00000000" w:rsidP="00000000" w:rsidRDefault="00000000" w:rsidRPr="00000000" w14:paraId="00000048">
      <w:pPr>
        <w:numPr>
          <w:ilvl w:val="1"/>
          <w:numId w:val="2"/>
        </w:numPr>
        <w:ind w:left="1440" w:hanging="360"/>
        <w:rPr>
          <w:sz w:val="26"/>
          <w:szCs w:val="26"/>
        </w:rPr>
      </w:pPr>
      <w:r w:rsidDel="00000000" w:rsidR="00000000" w:rsidRPr="00000000">
        <w:rPr>
          <w:sz w:val="26"/>
          <w:szCs w:val="26"/>
          <w:rtl w:val="0"/>
        </w:rPr>
        <w:t xml:space="preserve">Re-do PCA to check whether we can shrink a little bit - </w:t>
      </w:r>
      <w:r w:rsidDel="00000000" w:rsidR="00000000" w:rsidRPr="00000000">
        <w:rPr>
          <w:b w:val="1"/>
          <w:sz w:val="26"/>
          <w:szCs w:val="26"/>
          <w:rtl w:val="0"/>
        </w:rPr>
        <w:t xml:space="preserve">9 variables</w:t>
      </w:r>
      <w:r w:rsidDel="00000000" w:rsidR="00000000" w:rsidRPr="00000000">
        <w:rPr>
          <w:sz w:val="26"/>
          <w:szCs w:val="26"/>
          <w:rtl w:val="0"/>
        </w:rPr>
        <w:t xml:space="preserve"> are used in the H-Clustering model.</w:t>
      </w:r>
    </w:p>
    <w:p w:rsidR="00000000" w:rsidDel="00000000" w:rsidP="00000000" w:rsidRDefault="00000000" w:rsidRPr="00000000" w14:paraId="00000049">
      <w:pPr>
        <w:numPr>
          <w:ilvl w:val="1"/>
          <w:numId w:val="2"/>
        </w:numPr>
        <w:ind w:left="1440" w:hanging="360"/>
        <w:rPr>
          <w:sz w:val="26"/>
          <w:szCs w:val="26"/>
        </w:rPr>
      </w:pPr>
      <w:r w:rsidDel="00000000" w:rsidR="00000000" w:rsidRPr="00000000">
        <w:rPr>
          <w:sz w:val="26"/>
          <w:szCs w:val="26"/>
          <w:rtl w:val="0"/>
        </w:rPr>
        <w:t xml:space="preserve">Linkage method of “ward” since it is more balanced and faster.</w:t>
      </w:r>
    </w:p>
    <w:p w:rsidR="00000000" w:rsidDel="00000000" w:rsidP="00000000" w:rsidRDefault="00000000" w:rsidRPr="00000000" w14:paraId="0000004A">
      <w:pPr>
        <w:ind w:left="1440" w:firstLine="0"/>
        <w:rPr>
          <w:sz w:val="26"/>
          <w:szCs w:val="26"/>
        </w:rPr>
      </w:pPr>
      <w:r w:rsidDel="00000000" w:rsidR="00000000" w:rsidRPr="00000000">
        <w:rPr>
          <w:sz w:val="26"/>
          <w:szCs w:val="26"/>
        </w:rPr>
        <w:drawing>
          <wp:inline distB="114300" distT="114300" distL="114300" distR="114300">
            <wp:extent cx="5173060" cy="2500313"/>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73060"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1"/>
          <w:numId w:val="2"/>
        </w:numPr>
        <w:ind w:left="1440" w:hanging="360"/>
        <w:rPr>
          <w:sz w:val="26"/>
          <w:szCs w:val="26"/>
        </w:rPr>
      </w:pPr>
      <w:r w:rsidDel="00000000" w:rsidR="00000000" w:rsidRPr="00000000">
        <w:rPr>
          <w:sz w:val="26"/>
          <w:szCs w:val="26"/>
          <w:rtl w:val="0"/>
        </w:rPr>
        <w:t xml:space="preserve">Initially select 4 and 8 groups for our clustering numbers based on the dendrogram.</w:t>
      </w:r>
    </w:p>
    <w:p w:rsidR="00000000" w:rsidDel="00000000" w:rsidP="00000000" w:rsidRDefault="00000000" w:rsidRPr="00000000" w14:paraId="0000004C">
      <w:pPr>
        <w:ind w:left="2160" w:firstLine="0"/>
        <w:rPr>
          <w:sz w:val="26"/>
          <w:szCs w:val="26"/>
        </w:rPr>
      </w:pPr>
      <w:r w:rsidDel="00000000" w:rsidR="00000000" w:rsidRPr="00000000">
        <w:rPr>
          <w:sz w:val="26"/>
          <w:szCs w:val="26"/>
          <w:rtl w:val="0"/>
        </w:rPr>
        <w:t xml:space="preserve">4 groups - Average silhouette score of 0.205; The distribution is uneven and cluster 2 and 3 have many negative values.</w:t>
      </w:r>
    </w:p>
    <w:p w:rsidR="00000000" w:rsidDel="00000000" w:rsidP="00000000" w:rsidRDefault="00000000" w:rsidRPr="00000000" w14:paraId="0000004D">
      <w:pPr>
        <w:spacing w:after="120" w:lineRule="auto"/>
        <w:ind w:left="2160" w:firstLine="0"/>
        <w:rPr>
          <w:sz w:val="26"/>
          <w:szCs w:val="26"/>
        </w:rPr>
      </w:pPr>
      <w:r w:rsidDel="00000000" w:rsidR="00000000" w:rsidRPr="00000000">
        <w:rPr>
          <w:sz w:val="26"/>
          <w:szCs w:val="26"/>
          <w:rtl w:val="0"/>
        </w:rPr>
        <w:t xml:space="preserve">8 groups - Average silhouette score of 0.201; The distribution is getting better, but there are still some negative values.</w:t>
      </w:r>
    </w:p>
    <w:p w:rsidR="00000000" w:rsidDel="00000000" w:rsidP="00000000" w:rsidRDefault="00000000" w:rsidRPr="00000000" w14:paraId="0000004E">
      <w:pPr>
        <w:spacing w:after="120" w:lineRule="auto"/>
        <w:ind w:left="2160" w:firstLine="0"/>
        <w:rPr>
          <w:sz w:val="26"/>
          <w:szCs w:val="26"/>
        </w:rPr>
      </w:pPr>
      <w:r w:rsidDel="00000000" w:rsidR="00000000" w:rsidRPr="00000000">
        <w:rPr>
          <w:sz w:val="26"/>
          <w:szCs w:val="26"/>
        </w:rPr>
        <w:drawing>
          <wp:inline distB="114300" distT="114300" distL="114300" distR="114300">
            <wp:extent cx="2270638" cy="1852613"/>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270638" cy="1852613"/>
                    </a:xfrm>
                    <a:prstGeom prst="rect"/>
                    <a:ln/>
                  </pic:spPr>
                </pic:pic>
              </a:graphicData>
            </a:graphic>
          </wp:inline>
        </w:drawing>
      </w:r>
      <w:r w:rsidDel="00000000" w:rsidR="00000000" w:rsidRPr="00000000">
        <w:rPr>
          <w:sz w:val="26"/>
          <w:szCs w:val="26"/>
        </w:rPr>
        <w:drawing>
          <wp:inline distB="114300" distT="114300" distL="114300" distR="114300">
            <wp:extent cx="2230608" cy="1843088"/>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230608"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2"/>
        </w:numPr>
        <w:spacing w:before="200" w:lineRule="auto"/>
        <w:ind w:left="720" w:hanging="360"/>
        <w:rPr>
          <w:b w:val="1"/>
          <w:sz w:val="26"/>
          <w:szCs w:val="26"/>
        </w:rPr>
      </w:pPr>
      <w:r w:rsidDel="00000000" w:rsidR="00000000" w:rsidRPr="00000000">
        <w:rPr>
          <w:b w:val="1"/>
          <w:sz w:val="26"/>
          <w:szCs w:val="26"/>
          <w:rtl w:val="0"/>
        </w:rPr>
        <w:t xml:space="preserve">K-Means Clustering</w:t>
      </w:r>
    </w:p>
    <w:p w:rsidR="00000000" w:rsidDel="00000000" w:rsidP="00000000" w:rsidRDefault="00000000" w:rsidRPr="00000000" w14:paraId="00000050">
      <w:pPr>
        <w:numPr>
          <w:ilvl w:val="1"/>
          <w:numId w:val="2"/>
        </w:numPr>
        <w:ind w:left="1440" w:hanging="360"/>
        <w:rPr>
          <w:sz w:val="26"/>
          <w:szCs w:val="26"/>
        </w:rPr>
      </w:pPr>
      <w:r w:rsidDel="00000000" w:rsidR="00000000" w:rsidRPr="00000000">
        <w:rPr>
          <w:sz w:val="26"/>
          <w:szCs w:val="26"/>
          <w:rtl w:val="0"/>
        </w:rPr>
        <w:t xml:space="preserve">Apply PCA also - </w:t>
      </w:r>
      <w:r w:rsidDel="00000000" w:rsidR="00000000" w:rsidRPr="00000000">
        <w:rPr>
          <w:b w:val="1"/>
          <w:sz w:val="26"/>
          <w:szCs w:val="26"/>
          <w:rtl w:val="0"/>
        </w:rPr>
        <w:t xml:space="preserve">9 variables</w:t>
      </w:r>
      <w:r w:rsidDel="00000000" w:rsidR="00000000" w:rsidRPr="00000000">
        <w:rPr>
          <w:sz w:val="26"/>
          <w:szCs w:val="26"/>
          <w:rtl w:val="0"/>
        </w:rPr>
        <w:t xml:space="preserve"> are used in the K-Means Clustering model.</w:t>
      </w:r>
    </w:p>
    <w:p w:rsidR="00000000" w:rsidDel="00000000" w:rsidP="00000000" w:rsidRDefault="00000000" w:rsidRPr="00000000" w14:paraId="00000051">
      <w:pPr>
        <w:numPr>
          <w:ilvl w:val="1"/>
          <w:numId w:val="2"/>
        </w:numPr>
        <w:ind w:left="1440" w:hanging="360"/>
        <w:rPr>
          <w:sz w:val="26"/>
          <w:szCs w:val="26"/>
        </w:rPr>
      </w:pPr>
      <w:r w:rsidDel="00000000" w:rsidR="00000000" w:rsidRPr="00000000">
        <w:rPr>
          <w:sz w:val="26"/>
          <w:szCs w:val="26"/>
          <w:rtl w:val="0"/>
        </w:rPr>
        <w:t xml:space="preserve">Inertia plot and Silhouette score plot are used to make the decision of the K</w:t>
      </w:r>
    </w:p>
    <w:p w:rsidR="00000000" w:rsidDel="00000000" w:rsidP="00000000" w:rsidRDefault="00000000" w:rsidRPr="00000000" w14:paraId="00000052">
      <w:pPr>
        <w:ind w:left="2160" w:firstLine="0"/>
        <w:rPr>
          <w:sz w:val="26"/>
          <w:szCs w:val="26"/>
        </w:rPr>
      </w:pPr>
      <w:r w:rsidDel="00000000" w:rsidR="00000000" w:rsidRPr="00000000">
        <w:rPr>
          <w:sz w:val="26"/>
          <w:szCs w:val="26"/>
          <w:rtl w:val="0"/>
        </w:rPr>
        <w:t xml:space="preserve">The inertia with the number of clusters plot illustrates the elbow pattern where the optimal solution for k lays between 6 to 10.</w:t>
      </w:r>
    </w:p>
    <w:p w:rsidR="00000000" w:rsidDel="00000000" w:rsidP="00000000" w:rsidRDefault="00000000" w:rsidRPr="00000000" w14:paraId="00000053">
      <w:pPr>
        <w:ind w:left="2160" w:firstLine="0"/>
        <w:rPr>
          <w:sz w:val="26"/>
          <w:szCs w:val="26"/>
        </w:rPr>
      </w:pPr>
      <w:r w:rsidDel="00000000" w:rsidR="00000000" w:rsidRPr="00000000">
        <w:rPr>
          <w:sz w:val="26"/>
          <w:szCs w:val="26"/>
          <w:rtl w:val="0"/>
        </w:rPr>
        <w:t xml:space="preserve">The peak point of the silhouette plot lies on the k of 8. </w:t>
      </w:r>
      <w:r w:rsidDel="00000000" w:rsidR="00000000" w:rsidRPr="00000000">
        <w:rPr>
          <w:color w:val="666666"/>
          <w:sz w:val="22"/>
          <w:szCs w:val="22"/>
          <w:rtl w:val="0"/>
        </w:rPr>
        <w:t xml:space="preserve">(figure 1)</w:t>
      </w:r>
      <w:r w:rsidDel="00000000" w:rsidR="00000000" w:rsidRPr="00000000">
        <w:rPr>
          <w:rtl w:val="0"/>
        </w:rPr>
      </w:r>
    </w:p>
    <w:p w:rsidR="00000000" w:rsidDel="00000000" w:rsidP="00000000" w:rsidRDefault="00000000" w:rsidRPr="00000000" w14:paraId="00000054">
      <w:pPr>
        <w:ind w:left="2160" w:firstLine="0"/>
        <w:jc w:val="center"/>
        <w:rPr>
          <w:sz w:val="26"/>
          <w:szCs w:val="26"/>
        </w:rPr>
      </w:pPr>
      <w:r w:rsidDel="00000000" w:rsidR="00000000" w:rsidRPr="00000000">
        <w:rPr>
          <w:sz w:val="26"/>
          <w:szCs w:val="26"/>
        </w:rPr>
        <w:drawing>
          <wp:inline distB="114300" distT="114300" distL="114300" distR="114300">
            <wp:extent cx="5053429" cy="1757363"/>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53429"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0" w:firstLine="720"/>
        <w:jc w:val="center"/>
        <w:rPr>
          <w:sz w:val="26"/>
          <w:szCs w:val="26"/>
        </w:rPr>
      </w:pPr>
      <w:r w:rsidDel="00000000" w:rsidR="00000000" w:rsidRPr="00000000">
        <w:rPr>
          <w:color w:val="666666"/>
          <w:sz w:val="22"/>
          <w:szCs w:val="22"/>
          <w:rtl w:val="0"/>
        </w:rPr>
        <w:t xml:space="preserve">Figure 1</w:t>
      </w:r>
      <w:r w:rsidDel="00000000" w:rsidR="00000000" w:rsidRPr="00000000">
        <w:rPr>
          <w:rtl w:val="0"/>
        </w:rPr>
      </w:r>
    </w:p>
    <w:p w:rsidR="00000000" w:rsidDel="00000000" w:rsidP="00000000" w:rsidRDefault="00000000" w:rsidRPr="00000000" w14:paraId="00000056">
      <w:pPr>
        <w:ind w:left="2160" w:firstLine="0"/>
        <w:rPr>
          <w:b w:val="1"/>
          <w:sz w:val="26"/>
          <w:szCs w:val="26"/>
        </w:rPr>
      </w:pPr>
      <w:r w:rsidDel="00000000" w:rsidR="00000000" w:rsidRPr="00000000">
        <w:rPr>
          <w:b w:val="1"/>
          <w:sz w:val="26"/>
          <w:szCs w:val="26"/>
          <w:rtl w:val="0"/>
        </w:rPr>
        <w:t xml:space="preserve">K of 8 is chosen after trading off between the two plots.</w:t>
      </w:r>
    </w:p>
    <w:p w:rsidR="00000000" w:rsidDel="00000000" w:rsidP="00000000" w:rsidRDefault="00000000" w:rsidRPr="00000000" w14:paraId="00000057">
      <w:pPr>
        <w:numPr>
          <w:ilvl w:val="1"/>
          <w:numId w:val="2"/>
        </w:numPr>
        <w:ind w:left="1440" w:hanging="360"/>
        <w:rPr>
          <w:sz w:val="26"/>
          <w:szCs w:val="26"/>
        </w:rPr>
      </w:pPr>
      <w:r w:rsidDel="00000000" w:rsidR="00000000" w:rsidRPr="00000000">
        <w:rPr>
          <w:sz w:val="26"/>
          <w:szCs w:val="26"/>
          <w:rtl w:val="0"/>
        </w:rPr>
        <w:t xml:space="preserve">Fit our numerical data with the K-means model</w:t>
      </w:r>
    </w:p>
    <w:p w:rsidR="00000000" w:rsidDel="00000000" w:rsidP="00000000" w:rsidRDefault="00000000" w:rsidRPr="00000000" w14:paraId="00000058">
      <w:pPr>
        <w:spacing w:after="120" w:lineRule="auto"/>
        <w:ind w:left="2160" w:firstLine="0"/>
        <w:rPr>
          <w:color w:val="666666"/>
          <w:sz w:val="22"/>
          <w:szCs w:val="22"/>
        </w:rPr>
      </w:pPr>
      <w:r w:rsidDel="00000000" w:rsidR="00000000" w:rsidRPr="00000000">
        <w:rPr>
          <w:sz w:val="26"/>
          <w:szCs w:val="26"/>
          <w:rtl w:val="0"/>
        </w:rPr>
        <w:t xml:space="preserve">By looking at the cluster distribution with a silhouette score plot. We get the average silhouette score of 0.196. </w:t>
      </w:r>
      <w:r w:rsidDel="00000000" w:rsidR="00000000" w:rsidRPr="00000000">
        <w:rPr>
          <w:color w:val="666666"/>
          <w:sz w:val="22"/>
          <w:szCs w:val="22"/>
          <w:rtl w:val="0"/>
        </w:rPr>
        <w:t xml:space="preserve">(Figure 2)</w:t>
      </w:r>
    </w:p>
    <w:p w:rsidR="00000000" w:rsidDel="00000000" w:rsidP="00000000" w:rsidRDefault="00000000" w:rsidRPr="00000000" w14:paraId="00000059">
      <w:pPr>
        <w:spacing w:after="120" w:lineRule="auto"/>
        <w:jc w:val="center"/>
        <w:rPr>
          <w:sz w:val="26"/>
          <w:szCs w:val="26"/>
        </w:rPr>
      </w:pPr>
      <w:r w:rsidDel="00000000" w:rsidR="00000000" w:rsidRPr="00000000">
        <w:rPr>
          <w:sz w:val="26"/>
          <w:szCs w:val="26"/>
        </w:rPr>
        <w:drawing>
          <wp:inline distB="114300" distT="114300" distL="114300" distR="114300">
            <wp:extent cx="3243263" cy="2644138"/>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243263" cy="26441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120" w:lineRule="auto"/>
        <w:ind w:left="3600" w:firstLine="720"/>
        <w:jc w:val="center"/>
        <w:rPr>
          <w:sz w:val="26"/>
          <w:szCs w:val="26"/>
        </w:rPr>
      </w:pPr>
      <w:r w:rsidDel="00000000" w:rsidR="00000000" w:rsidRPr="00000000">
        <w:rPr>
          <w:color w:val="666666"/>
          <w:sz w:val="22"/>
          <w:szCs w:val="22"/>
          <w:rtl w:val="0"/>
        </w:rPr>
        <w:t xml:space="preserve">Figure 2</w:t>
      </w:r>
      <w:r w:rsidDel="00000000" w:rsidR="00000000" w:rsidRPr="00000000">
        <w:rPr>
          <w:rtl w:val="0"/>
        </w:rPr>
      </w:r>
    </w:p>
    <w:p w:rsidR="00000000" w:rsidDel="00000000" w:rsidP="00000000" w:rsidRDefault="00000000" w:rsidRPr="00000000" w14:paraId="0000005B">
      <w:pPr>
        <w:numPr>
          <w:ilvl w:val="0"/>
          <w:numId w:val="2"/>
        </w:numPr>
        <w:spacing w:before="200" w:lineRule="auto"/>
        <w:ind w:left="720" w:hanging="360"/>
        <w:rPr>
          <w:b w:val="1"/>
          <w:sz w:val="26"/>
          <w:szCs w:val="26"/>
        </w:rPr>
      </w:pPr>
      <w:r w:rsidDel="00000000" w:rsidR="00000000" w:rsidRPr="00000000">
        <w:rPr>
          <w:b w:val="1"/>
          <w:sz w:val="26"/>
          <w:szCs w:val="26"/>
          <w:rtl w:val="0"/>
        </w:rPr>
        <w:t xml:space="preserve">The Trade-off between H-clustering and K-means Clustering</w:t>
      </w:r>
    </w:p>
    <w:p w:rsidR="00000000" w:rsidDel="00000000" w:rsidP="00000000" w:rsidRDefault="00000000" w:rsidRPr="00000000" w14:paraId="0000005C">
      <w:pPr>
        <w:numPr>
          <w:ilvl w:val="1"/>
          <w:numId w:val="2"/>
        </w:numPr>
        <w:ind w:left="1434" w:hanging="357"/>
        <w:rPr>
          <w:b w:val="1"/>
          <w:sz w:val="26"/>
          <w:szCs w:val="26"/>
        </w:rPr>
      </w:pPr>
      <w:r w:rsidDel="00000000" w:rsidR="00000000" w:rsidRPr="00000000">
        <w:rPr>
          <w:b w:val="1"/>
          <w:sz w:val="26"/>
          <w:szCs w:val="26"/>
          <w:rtl w:val="0"/>
        </w:rPr>
        <w:t xml:space="preserve">From the results showing above, we decided to choose H-clustering and 8 clusters.</w:t>
      </w:r>
    </w:p>
    <w:p w:rsidR="00000000" w:rsidDel="00000000" w:rsidP="00000000" w:rsidRDefault="00000000" w:rsidRPr="00000000" w14:paraId="0000005D">
      <w:pPr>
        <w:ind w:left="2160" w:firstLine="0"/>
        <w:rPr>
          <w:sz w:val="26"/>
          <w:szCs w:val="26"/>
        </w:rPr>
      </w:pPr>
      <w:r w:rsidDel="00000000" w:rsidR="00000000" w:rsidRPr="00000000">
        <w:rPr>
          <w:sz w:val="26"/>
          <w:szCs w:val="26"/>
          <w:rtl w:val="0"/>
        </w:rPr>
        <w:t xml:space="preserve">The Silhouette score of H-clustering is higher than K-means clustering. (0.201 vs. 0.196)</w:t>
      </w:r>
    </w:p>
    <w:p w:rsidR="00000000" w:rsidDel="00000000" w:rsidP="00000000" w:rsidRDefault="00000000" w:rsidRPr="00000000" w14:paraId="0000005E">
      <w:pPr>
        <w:ind w:left="2160" w:firstLine="0"/>
        <w:rPr>
          <w:sz w:val="26"/>
          <w:szCs w:val="26"/>
        </w:rPr>
      </w:pPr>
      <w:r w:rsidDel="00000000" w:rsidR="00000000" w:rsidRPr="00000000">
        <w:rPr>
          <w:sz w:val="26"/>
          <w:szCs w:val="26"/>
          <w:rtl w:val="0"/>
        </w:rPr>
        <w:t xml:space="preserve">In H-clustering, although the Silhouette score of 4 clusters is higher than 8, they are extremely close (0.201 vs. 0.205). In addition, we have to consider the trade-off between H-clustering and K-means. In K-means, the silhouette score of 8 clusters is higher than 4.</w:t>
      </w:r>
    </w:p>
    <w:p w:rsidR="00000000" w:rsidDel="00000000" w:rsidP="00000000" w:rsidRDefault="00000000" w:rsidRPr="00000000" w14:paraId="0000005F">
      <w:pPr>
        <w:ind w:left="2160" w:firstLine="0"/>
        <w:rPr>
          <w:sz w:val="26"/>
          <w:szCs w:val="26"/>
        </w:rPr>
      </w:pPr>
      <w:r w:rsidDel="00000000" w:rsidR="00000000" w:rsidRPr="00000000">
        <w:rPr>
          <w:sz w:val="26"/>
          <w:szCs w:val="26"/>
          <w:rtl w:val="0"/>
        </w:rPr>
        <w:t xml:space="preserve">We still need to consider the subjective factors of our business issue. Since we have lots of clients, we believe that 8-cluster is more appropriate for the clustering.</w:t>
      </w:r>
    </w:p>
    <w:p w:rsidR="00000000" w:rsidDel="00000000" w:rsidP="00000000" w:rsidRDefault="00000000" w:rsidRPr="00000000" w14:paraId="00000060">
      <w:pPr>
        <w:rPr>
          <w:sz w:val="26"/>
          <w:szCs w:val="26"/>
        </w:rPr>
      </w:pPr>
      <w:r w:rsidDel="00000000" w:rsidR="00000000" w:rsidRPr="00000000">
        <w:rPr>
          <w:rtl w:val="0"/>
        </w:rPr>
      </w:r>
    </w:p>
    <w:p w:rsidR="00000000" w:rsidDel="00000000" w:rsidP="00000000" w:rsidRDefault="00000000" w:rsidRPr="00000000" w14:paraId="00000061">
      <w:pPr>
        <w:numPr>
          <w:ilvl w:val="0"/>
          <w:numId w:val="2"/>
        </w:numPr>
        <w:spacing w:after="0" w:afterAutospacing="0" w:lineRule="auto"/>
        <w:ind w:left="720" w:hanging="360"/>
        <w:rPr>
          <w:sz w:val="26"/>
          <w:szCs w:val="26"/>
          <w:u w:val="none"/>
        </w:rPr>
      </w:pPr>
      <w:r w:rsidDel="00000000" w:rsidR="00000000" w:rsidRPr="00000000">
        <w:rPr>
          <w:b w:val="1"/>
          <w:sz w:val="26"/>
          <w:szCs w:val="26"/>
          <w:rtl w:val="0"/>
        </w:rPr>
        <w:t xml:space="preserve">Text Analysis - Classification </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Tokenizer - Spacy </w:t>
      </w:r>
    </w:p>
    <w:p w:rsidR="00000000" w:rsidDel="00000000" w:rsidP="00000000" w:rsidRDefault="00000000" w:rsidRPr="00000000" w14:paraId="00000063">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sz w:val="26"/>
          <w:szCs w:val="26"/>
        </w:rPr>
      </w:pPr>
      <w:r w:rsidDel="00000000" w:rsidR="00000000" w:rsidRPr="00000000">
        <w:rPr>
          <w:sz w:val="26"/>
          <w:szCs w:val="26"/>
          <w:rtl w:val="0"/>
        </w:rPr>
        <w:t xml:space="preserve">Model used “ en_core_web_md”</w:t>
      </w:r>
    </w:p>
    <w:p w:rsidR="00000000" w:rsidDel="00000000" w:rsidP="00000000" w:rsidRDefault="00000000" w:rsidRPr="00000000" w14:paraId="00000064">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sz w:val="26"/>
          <w:szCs w:val="26"/>
        </w:rPr>
      </w:pPr>
      <w:r w:rsidDel="00000000" w:rsidR="00000000" w:rsidRPr="00000000">
        <w:rPr>
          <w:sz w:val="26"/>
          <w:szCs w:val="26"/>
          <w:rtl w:val="0"/>
        </w:rPr>
        <w:t xml:space="preserve">Only include ‘tok2vec’</w:t>
      </w:r>
    </w:p>
    <w:p w:rsidR="00000000" w:rsidDel="00000000" w:rsidP="00000000" w:rsidRDefault="00000000" w:rsidRPr="00000000" w14:paraId="0000006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Reducer - PCA; UMAP  </w:t>
      </w:r>
    </w:p>
    <w:p w:rsidR="00000000" w:rsidDel="00000000" w:rsidP="00000000" w:rsidRDefault="00000000" w:rsidRPr="00000000" w14:paraId="0000006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Using K mean to do classification</w:t>
      </w:r>
    </w:p>
    <w:p w:rsidR="00000000" w:rsidDel="00000000" w:rsidP="00000000" w:rsidRDefault="00000000" w:rsidRPr="00000000" w14:paraId="00000067">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sz w:val="26"/>
          <w:szCs w:val="26"/>
        </w:rPr>
      </w:pPr>
      <w:r w:rsidDel="00000000" w:rsidR="00000000" w:rsidRPr="00000000">
        <w:rPr>
          <w:sz w:val="26"/>
          <w:szCs w:val="26"/>
          <w:rtl w:val="0"/>
        </w:rPr>
        <w:t xml:space="preserve">Step 1: Determine the number of K using the elbow method and Silhouette score method </w:t>
      </w:r>
    </w:p>
    <w:p w:rsidR="00000000" w:rsidDel="00000000" w:rsidP="00000000" w:rsidRDefault="00000000" w:rsidRPr="00000000" w14:paraId="00000068">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sz w:val="26"/>
          <w:szCs w:val="26"/>
          <w:u w:val="none"/>
        </w:rPr>
      </w:pPr>
      <w:r w:rsidDel="00000000" w:rsidR="00000000" w:rsidRPr="00000000">
        <w:rPr>
          <w:sz w:val="26"/>
          <w:szCs w:val="26"/>
          <w:rtl w:val="0"/>
        </w:rPr>
        <w:t xml:space="preserve">The First graph is showing the elbow method. </w:t>
      </w:r>
    </w:p>
    <w:p w:rsidR="00000000" w:rsidDel="00000000" w:rsidP="00000000" w:rsidRDefault="00000000" w:rsidRPr="00000000" w14:paraId="00000069">
      <w:pPr>
        <w:spacing w:before="200" w:lineRule="auto"/>
        <w:ind w:left="2160" w:firstLine="0"/>
        <w:rPr>
          <w:sz w:val="26"/>
          <w:szCs w:val="26"/>
        </w:rPr>
      </w:pPr>
      <w:r w:rsidDel="00000000" w:rsidR="00000000" w:rsidRPr="00000000">
        <w:rPr>
          <w:sz w:val="26"/>
          <w:szCs w:val="26"/>
          <w:rtl w:val="0"/>
        </w:rPr>
        <w:t xml:space="preserve">Based on this graph we can see that the best choice for us will be 4 which is on the curve of the elbow, and inertia is about 37000. </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133350</wp:posOffset>
            </wp:positionV>
            <wp:extent cx="2586038" cy="1524321"/>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586038" cy="1524321"/>
                    </a:xfrm>
                    <a:prstGeom prst="rect"/>
                    <a:ln/>
                  </pic:spPr>
                </pic:pic>
              </a:graphicData>
            </a:graphic>
          </wp:anchor>
        </w:drawing>
      </w:r>
    </w:p>
    <w:p w:rsidR="00000000" w:rsidDel="00000000" w:rsidP="00000000" w:rsidRDefault="00000000" w:rsidRPr="00000000" w14:paraId="0000006A">
      <w:pPr>
        <w:spacing w:before="200" w:lineRule="auto"/>
        <w:ind w:left="2160" w:firstLine="0"/>
        <w:rPr>
          <w:sz w:val="26"/>
          <w:szCs w:val="26"/>
        </w:rPr>
      </w:pPr>
      <w:r w:rsidDel="00000000" w:rsidR="00000000" w:rsidRPr="00000000">
        <w:rPr>
          <w:rtl w:val="0"/>
        </w:rPr>
      </w:r>
    </w:p>
    <w:p w:rsidR="00000000" w:rsidDel="00000000" w:rsidP="00000000" w:rsidRDefault="00000000" w:rsidRPr="00000000" w14:paraId="0000006B">
      <w:pPr>
        <w:spacing w:before="200" w:lineRule="auto"/>
        <w:ind w:left="2160" w:firstLine="0"/>
        <w:rPr>
          <w:sz w:val="26"/>
          <w:szCs w:val="26"/>
        </w:rPr>
      </w:pPr>
      <w:r w:rsidDel="00000000" w:rsidR="00000000" w:rsidRPr="00000000">
        <w:rPr>
          <w:rtl w:val="0"/>
        </w:rPr>
      </w:r>
    </w:p>
    <w:p w:rsidR="00000000" w:rsidDel="00000000" w:rsidP="00000000" w:rsidRDefault="00000000" w:rsidRPr="00000000" w14:paraId="0000006C">
      <w:pPr>
        <w:spacing w:before="200" w:lineRule="auto"/>
        <w:ind w:left="2160" w:firstLine="0"/>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342900</wp:posOffset>
            </wp:positionV>
            <wp:extent cx="2519363" cy="1804526"/>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519363" cy="1804526"/>
                    </a:xfrm>
                    <a:prstGeom prst="rect"/>
                    <a:ln/>
                  </pic:spPr>
                </pic:pic>
              </a:graphicData>
            </a:graphic>
          </wp:anchor>
        </w:drawing>
      </w:r>
    </w:p>
    <w:p w:rsidR="00000000" w:rsidDel="00000000" w:rsidP="00000000" w:rsidRDefault="00000000" w:rsidRPr="00000000" w14:paraId="0000006D">
      <w:pPr>
        <w:spacing w:before="200" w:lineRule="auto"/>
        <w:ind w:left="2160" w:firstLine="0"/>
        <w:rPr>
          <w:sz w:val="26"/>
          <w:szCs w:val="26"/>
        </w:rPr>
      </w:pPr>
      <w:r w:rsidDel="00000000" w:rsidR="00000000" w:rsidRPr="00000000">
        <w:rPr>
          <w:sz w:val="26"/>
          <w:szCs w:val="26"/>
          <w:rtl w:val="0"/>
        </w:rPr>
        <w:t xml:space="preserve">This graph is indicating that the silhouette score has a dramatic drooping at n = 2. </w:t>
      </w:r>
    </w:p>
    <w:p w:rsidR="00000000" w:rsidDel="00000000" w:rsidP="00000000" w:rsidRDefault="00000000" w:rsidRPr="00000000" w14:paraId="0000006E">
      <w:pPr>
        <w:spacing w:before="200" w:lineRule="auto"/>
        <w:ind w:left="2160" w:firstLine="0"/>
        <w:rPr>
          <w:sz w:val="26"/>
          <w:szCs w:val="26"/>
        </w:rPr>
      </w:pPr>
      <w:sdt>
        <w:sdtPr>
          <w:tag w:val="goog_rdk_4"/>
        </w:sdtPr>
        <w:sdtContent>
          <w:r w:rsidDel="00000000" w:rsidR="00000000" w:rsidRPr="00000000">
            <w:rPr>
              <w:rFonts w:ascii="Gungsuh" w:cs="Gungsuh" w:eastAsia="Gungsuh" w:hAnsi="Gungsuh"/>
              <w:sz w:val="26"/>
              <w:szCs w:val="26"/>
              <w:rtl w:val="0"/>
            </w:rPr>
            <w:t xml:space="preserve">And when n = 3～6 , silhouette scores are around  0.42 which is not that bad.  </w:t>
          </w:r>
        </w:sdtContent>
      </w:sdt>
    </w:p>
    <w:p w:rsidR="00000000" w:rsidDel="00000000" w:rsidP="00000000" w:rsidRDefault="00000000" w:rsidRPr="00000000" w14:paraId="0000006F">
      <w:pPr>
        <w:spacing w:before="200" w:lineRule="auto"/>
        <w:ind w:left="0" w:firstLine="0"/>
        <w:rPr>
          <w:sz w:val="26"/>
          <w:szCs w:val="26"/>
        </w:rPr>
      </w:pPr>
      <w:r w:rsidDel="00000000" w:rsidR="00000000" w:rsidRPr="00000000">
        <w:rPr>
          <w:rtl w:val="0"/>
        </w:rPr>
      </w:r>
    </w:p>
    <w:p w:rsidR="00000000" w:rsidDel="00000000" w:rsidP="00000000" w:rsidRDefault="00000000" w:rsidRPr="00000000" w14:paraId="00000070">
      <w:pPr>
        <w:spacing w:after="160" w:before="240" w:lineRule="auto"/>
        <w:rPr>
          <w:rFonts w:ascii="Courier New" w:cs="Courier New" w:eastAsia="Courier New" w:hAnsi="Courier New"/>
          <w:color w:val="d5d5d5"/>
          <w:sz w:val="21"/>
          <w:szCs w:val="21"/>
          <w:shd w:fill="383838" w:val="clear"/>
        </w:rPr>
      </w:pPr>
      <w:r w:rsidDel="00000000" w:rsidR="00000000" w:rsidRPr="00000000">
        <w:rPr>
          <w:rtl w:val="0"/>
        </w:rPr>
      </w:r>
    </w:p>
    <w:p w:rsidR="00000000" w:rsidDel="00000000" w:rsidP="00000000" w:rsidRDefault="00000000" w:rsidRPr="00000000" w14:paraId="00000071">
      <w:pPr>
        <w:spacing w:before="200" w:lineRule="auto"/>
        <w:ind w:left="0" w:firstLine="0"/>
        <w:rPr>
          <w:sz w:val="26"/>
          <w:szCs w:val="26"/>
        </w:rPr>
      </w:pPr>
      <w:r w:rsidDel="00000000" w:rsidR="00000000" w:rsidRPr="00000000">
        <w:rPr>
          <w:sz w:val="26"/>
          <w:szCs w:val="26"/>
          <w:rtl w:val="0"/>
        </w:rPr>
        <w:t xml:space="preserve">However, we need to take the business problem into consideration. Only having 2 clusters is not so intuitive for our case. Therefore, We decide to use n = 6, and here is the visualization for K=6 below.</w:t>
      </w:r>
    </w:p>
    <w:p w:rsidR="00000000" w:rsidDel="00000000" w:rsidP="00000000" w:rsidRDefault="00000000" w:rsidRPr="00000000" w14:paraId="00000072">
      <w:pPr>
        <w:spacing w:before="200" w:lineRule="auto"/>
        <w:jc w:val="center"/>
        <w:rPr>
          <w:sz w:val="26"/>
          <w:szCs w:val="26"/>
        </w:rPr>
      </w:pPr>
      <w:r w:rsidDel="00000000" w:rsidR="00000000" w:rsidRPr="00000000">
        <w:rPr>
          <w:sz w:val="26"/>
          <w:szCs w:val="26"/>
        </w:rPr>
        <w:drawing>
          <wp:inline distB="114300" distT="114300" distL="114300" distR="114300">
            <wp:extent cx="3448050" cy="23622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4480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before="200" w:lineRule="auto"/>
        <w:jc w:val="left"/>
        <w:rPr>
          <w:sz w:val="26"/>
          <w:szCs w:val="26"/>
        </w:rPr>
      </w:pPr>
      <w:r w:rsidDel="00000000" w:rsidR="00000000" w:rsidRPr="00000000">
        <w:rPr>
          <w:sz w:val="26"/>
          <w:szCs w:val="26"/>
          <w:rtl w:val="0"/>
        </w:rPr>
        <w:t xml:space="preserve">We can easily see that the majority of the data are on the right side, only a tiny bit of data on the left side that might seem to be some outliner that we did not detect. Meanwhile, the five clusters on the right side are pretty evenly distributed which is nice. </w:t>
      </w:r>
    </w:p>
    <w:p w:rsidR="00000000" w:rsidDel="00000000" w:rsidP="00000000" w:rsidRDefault="00000000" w:rsidRPr="00000000" w14:paraId="00000074">
      <w:pPr>
        <w:spacing w:before="200" w:lineRule="auto"/>
        <w:jc w:val="left"/>
        <w:rPr>
          <w:sz w:val="26"/>
          <w:szCs w:val="26"/>
        </w:rPr>
      </w:pPr>
      <w:r w:rsidDel="00000000" w:rsidR="00000000" w:rsidRPr="00000000">
        <w:rPr>
          <w:sz w:val="26"/>
          <w:szCs w:val="26"/>
          <w:rtl w:val="0"/>
        </w:rPr>
        <w:t xml:space="preserve">D) - Conclusions and recommendations based on our analytical findings</w:t>
      </w:r>
    </w:p>
    <w:p w:rsidR="00000000" w:rsidDel="00000000" w:rsidP="00000000" w:rsidRDefault="00000000" w:rsidRPr="00000000" w14:paraId="00000075">
      <w:pPr>
        <w:spacing w:before="200" w:lineRule="auto"/>
        <w:jc w:val="left"/>
        <w:rPr>
          <w:sz w:val="26"/>
          <w:szCs w:val="26"/>
        </w:rPr>
      </w:pPr>
      <w:r w:rsidDel="00000000" w:rsidR="00000000" w:rsidRPr="00000000">
        <w:rPr>
          <w:sz w:val="26"/>
          <w:szCs w:val="26"/>
          <w:rtl w:val="0"/>
        </w:rPr>
        <w:t xml:space="preserve">Based on our earlier findings, we are good to see the results</w:t>
      </w:r>
    </w:p>
    <w:p w:rsidR="00000000" w:rsidDel="00000000" w:rsidP="00000000" w:rsidRDefault="00000000" w:rsidRPr="00000000" w14:paraId="00000076">
      <w:pPr>
        <w:numPr>
          <w:ilvl w:val="0"/>
          <w:numId w:val="3"/>
        </w:numPr>
        <w:spacing w:after="0" w:afterAutospacing="0" w:before="200" w:lineRule="auto"/>
        <w:ind w:left="720" w:hanging="360"/>
        <w:jc w:val="left"/>
        <w:rPr>
          <w:sz w:val="26"/>
          <w:szCs w:val="26"/>
          <w:u w:val="none"/>
        </w:rPr>
      </w:pPr>
      <w:r w:rsidDel="00000000" w:rsidR="00000000" w:rsidRPr="00000000">
        <w:rPr>
          <w:sz w:val="26"/>
          <w:szCs w:val="26"/>
          <w:rtl w:val="0"/>
        </w:rPr>
        <w:t xml:space="preserve">8 clusters for our numerical part (basic information of users)</w:t>
      </w:r>
    </w:p>
    <w:p w:rsidR="00000000" w:rsidDel="00000000" w:rsidP="00000000" w:rsidRDefault="00000000" w:rsidRPr="00000000" w14:paraId="00000077">
      <w:pPr>
        <w:numPr>
          <w:ilvl w:val="0"/>
          <w:numId w:val="3"/>
        </w:numPr>
        <w:spacing w:before="0" w:beforeAutospacing="0" w:lineRule="auto"/>
        <w:ind w:left="720" w:hanging="360"/>
        <w:jc w:val="left"/>
        <w:rPr>
          <w:sz w:val="26"/>
          <w:szCs w:val="26"/>
          <w:u w:val="none"/>
        </w:rPr>
      </w:pPr>
      <w:r w:rsidDel="00000000" w:rsidR="00000000" w:rsidRPr="00000000">
        <w:rPr>
          <w:sz w:val="26"/>
          <w:szCs w:val="26"/>
          <w:rtl w:val="0"/>
        </w:rPr>
        <w:t xml:space="preserve">6 clusters for our text part (text description about their preference)</w:t>
      </w:r>
    </w:p>
    <w:p w:rsidR="00000000" w:rsidDel="00000000" w:rsidP="00000000" w:rsidRDefault="00000000" w:rsidRPr="00000000" w14:paraId="00000078">
      <w:pPr>
        <w:spacing w:before="200" w:lineRule="auto"/>
        <w:ind w:left="0" w:firstLine="0"/>
        <w:jc w:val="left"/>
        <w:rPr>
          <w:sz w:val="26"/>
          <w:szCs w:val="26"/>
        </w:rPr>
      </w:pPr>
      <w:r w:rsidDel="00000000" w:rsidR="00000000" w:rsidRPr="00000000">
        <w:rPr>
          <w:sz w:val="26"/>
          <w:szCs w:val="26"/>
          <w:rtl w:val="0"/>
        </w:rPr>
        <w:t xml:space="preserve">The reason that we applied multiple analytical tools on our dataset, is to find a way of promoting the mechanism behind dating apps; to make things easier and more precise for finding a potentially destined lover. After we have these two main clusterings, we will be able to recommend a match for a newbie user. This is how this procedure works:</w:t>
      </w:r>
    </w:p>
    <w:p w:rsidR="00000000" w:rsidDel="00000000" w:rsidP="00000000" w:rsidRDefault="00000000" w:rsidRPr="00000000" w14:paraId="00000079">
      <w:pPr>
        <w:numPr>
          <w:ilvl w:val="0"/>
          <w:numId w:val="4"/>
        </w:numPr>
        <w:spacing w:after="0" w:afterAutospacing="0" w:before="200" w:lineRule="auto"/>
        <w:ind w:left="720" w:hanging="360"/>
        <w:jc w:val="left"/>
        <w:rPr>
          <w:sz w:val="26"/>
          <w:szCs w:val="26"/>
          <w:u w:val="none"/>
        </w:rPr>
      </w:pPr>
      <w:r w:rsidDel="00000000" w:rsidR="00000000" w:rsidRPr="00000000">
        <w:rPr>
          <w:sz w:val="26"/>
          <w:szCs w:val="26"/>
          <w:rtl w:val="0"/>
        </w:rPr>
        <w:t xml:space="preserve">Input the required information into the system once a newbie user is in, the system will automatically assign him/her into the basic user pool according to our first clustering algorithm. In this pool, most people will be sharing similar interests, income, living habitats with him/her.</w:t>
      </w:r>
    </w:p>
    <w:p w:rsidR="00000000" w:rsidDel="00000000" w:rsidP="00000000" w:rsidRDefault="00000000" w:rsidRPr="00000000" w14:paraId="0000007A">
      <w:pPr>
        <w:numPr>
          <w:ilvl w:val="0"/>
          <w:numId w:val="4"/>
        </w:numPr>
        <w:spacing w:after="0" w:afterAutospacing="0" w:before="0" w:beforeAutospacing="0" w:lineRule="auto"/>
        <w:ind w:left="720" w:hanging="360"/>
        <w:jc w:val="left"/>
        <w:rPr>
          <w:sz w:val="26"/>
          <w:szCs w:val="26"/>
          <w:u w:val="none"/>
        </w:rPr>
      </w:pPr>
      <w:r w:rsidDel="00000000" w:rsidR="00000000" w:rsidRPr="00000000">
        <w:rPr>
          <w:sz w:val="26"/>
          <w:szCs w:val="26"/>
          <w:rtl w:val="0"/>
        </w:rPr>
        <w:t xml:space="preserve">Once the user has been placed on their ‘planet’, fill in other selective verbal descriptions at least one. That way our second sorting algorithm will be working on it and sort the user into the second pool as well. In that pool, people will be sharing similar preferences and similar characteristics with him/her.</w:t>
      </w:r>
    </w:p>
    <w:p w:rsidR="00000000" w:rsidDel="00000000" w:rsidP="00000000" w:rsidRDefault="00000000" w:rsidRPr="00000000" w14:paraId="0000007B">
      <w:pPr>
        <w:numPr>
          <w:ilvl w:val="0"/>
          <w:numId w:val="4"/>
        </w:numPr>
        <w:spacing w:before="0" w:beforeAutospacing="0" w:lineRule="auto"/>
        <w:ind w:left="720" w:hanging="360"/>
        <w:jc w:val="left"/>
        <w:rPr>
          <w:sz w:val="26"/>
          <w:szCs w:val="26"/>
          <w:u w:val="none"/>
        </w:rPr>
      </w:pPr>
      <w:r w:rsidDel="00000000" w:rsidR="00000000" w:rsidRPr="00000000">
        <w:rPr>
          <w:sz w:val="26"/>
          <w:szCs w:val="26"/>
          <w:rtl w:val="0"/>
        </w:rPr>
        <w:t xml:space="preserve">Generally speaking, we as an analytical team, manage to use the existing data to create clustering. And using that, we are able to use models to train and forecast.</w:t>
      </w:r>
    </w:p>
    <w:p w:rsidR="00000000" w:rsidDel="00000000" w:rsidP="00000000" w:rsidRDefault="00000000" w:rsidRPr="00000000" w14:paraId="0000007C">
      <w:pPr>
        <w:spacing w:before="200" w:lineRule="auto"/>
        <w:jc w:val="left"/>
        <w:rPr>
          <w:sz w:val="26"/>
          <w:szCs w:val="26"/>
        </w:rPr>
      </w:pPr>
      <w:r w:rsidDel="00000000" w:rsidR="00000000" w:rsidRPr="00000000">
        <w:rPr>
          <w:sz w:val="26"/>
          <w:szCs w:val="26"/>
          <w:rtl w:val="0"/>
        </w:rPr>
        <w:t xml:space="preserve">Moreover, we still have some limitations. We currently have no means to deal with the users’ location. But due to our raw material, the main resource of our user is southern California, so we would like to put the precise location into users’ profile after being sorted into two precise pools. That way, people can think for themselves whether they care about it or not.</w:t>
      </w:r>
    </w:p>
    <w:p w:rsidR="00000000" w:rsidDel="00000000" w:rsidP="00000000" w:rsidRDefault="00000000" w:rsidRPr="00000000" w14:paraId="0000007D">
      <w:pPr>
        <w:spacing w:before="200" w:lineRule="auto"/>
        <w:jc w:val="left"/>
        <w:rPr>
          <w:sz w:val="26"/>
          <w:szCs w:val="26"/>
        </w:rPr>
      </w:pPr>
      <w:r w:rsidDel="00000000" w:rsidR="00000000" w:rsidRPr="00000000">
        <w:rPr>
          <w:rtl w:val="0"/>
        </w:rPr>
      </w:r>
    </w:p>
    <w:p w:rsidR="00000000" w:rsidDel="00000000" w:rsidP="00000000" w:rsidRDefault="00000000" w:rsidRPr="00000000" w14:paraId="0000007E">
      <w:pPr>
        <w:spacing w:before="200" w:lineRule="auto"/>
        <w:rPr>
          <w:sz w:val="26"/>
          <w:szCs w:val="26"/>
        </w:rPr>
      </w:pPr>
      <w:r w:rsidDel="00000000" w:rsidR="00000000" w:rsidRPr="00000000">
        <w:rPr>
          <w:b w:val="1"/>
          <w:sz w:val="26"/>
          <w:szCs w:val="26"/>
          <w:rtl w:val="0"/>
        </w:rPr>
        <w:t xml:space="preserve">Appendix</w:t>
      </w:r>
      <w:r w:rsidDel="00000000" w:rsidR="00000000" w:rsidRPr="00000000">
        <w:rPr>
          <w:sz w:val="26"/>
          <w:szCs w:val="26"/>
          <w:rtl w:val="0"/>
        </w:rPr>
        <w:t xml:space="preserve"> - Model designing for the users’ profile</w:t>
      </w:r>
    </w:p>
    <w:p w:rsidR="00000000" w:rsidDel="00000000" w:rsidP="00000000" w:rsidRDefault="00000000" w:rsidRPr="00000000" w14:paraId="0000007F">
      <w:pPr>
        <w:spacing w:before="200" w:lineRule="auto"/>
        <w:rPr>
          <w:sz w:val="26"/>
          <w:szCs w:val="26"/>
        </w:rPr>
      </w:pPr>
      <w:r w:rsidDel="00000000" w:rsidR="00000000" w:rsidRPr="00000000">
        <w:rPr>
          <w:sz w:val="26"/>
          <w:szCs w:val="26"/>
        </w:rPr>
        <w:drawing>
          <wp:inline distB="114300" distT="114300" distL="114300" distR="114300">
            <wp:extent cx="4828372" cy="6142037"/>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828372" cy="6142037"/>
                    </a:xfrm>
                    <a:prstGeom prst="rect"/>
                    <a:ln/>
                  </pic:spPr>
                </pic:pic>
              </a:graphicData>
            </a:graphic>
          </wp:inline>
        </w:drawing>
      </w: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Gungsuh"/>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82" w:hanging="360"/>
      </w:pPr>
      <w:rPr>
        <w:rFonts w:ascii="Noto Sans Symbols" w:cs="Noto Sans Symbols" w:eastAsia="Noto Sans Symbols" w:hAnsi="Noto Sans Symbols"/>
      </w:rPr>
    </w:lvl>
    <w:lvl w:ilvl="1">
      <w:start w:val="1"/>
      <w:numFmt w:val="bullet"/>
      <w:lvlText w:val="o"/>
      <w:lvlJc w:val="left"/>
      <w:pPr>
        <w:ind w:left="1502" w:hanging="360"/>
      </w:pPr>
      <w:rPr>
        <w:rFonts w:ascii="Courier New" w:cs="Courier New" w:eastAsia="Courier New" w:hAnsi="Courier New"/>
      </w:rPr>
    </w:lvl>
    <w:lvl w:ilvl="2">
      <w:start w:val="1"/>
      <w:numFmt w:val="bullet"/>
      <w:lvlText w:val="▪"/>
      <w:lvlJc w:val="left"/>
      <w:pPr>
        <w:ind w:left="2222" w:hanging="360"/>
      </w:pPr>
      <w:rPr>
        <w:rFonts w:ascii="Noto Sans Symbols" w:cs="Noto Sans Symbols" w:eastAsia="Noto Sans Symbols" w:hAnsi="Noto Sans Symbols"/>
      </w:rPr>
    </w:lvl>
    <w:lvl w:ilvl="3">
      <w:start w:val="1"/>
      <w:numFmt w:val="bullet"/>
      <w:lvlText w:val="●"/>
      <w:lvlJc w:val="left"/>
      <w:pPr>
        <w:ind w:left="2942" w:hanging="360"/>
      </w:pPr>
      <w:rPr>
        <w:rFonts w:ascii="Noto Sans Symbols" w:cs="Noto Sans Symbols" w:eastAsia="Noto Sans Symbols" w:hAnsi="Noto Sans Symbols"/>
      </w:rPr>
    </w:lvl>
    <w:lvl w:ilvl="4">
      <w:start w:val="1"/>
      <w:numFmt w:val="bullet"/>
      <w:lvlText w:val="o"/>
      <w:lvlJc w:val="left"/>
      <w:pPr>
        <w:ind w:left="3662" w:hanging="360"/>
      </w:pPr>
      <w:rPr>
        <w:rFonts w:ascii="Courier New" w:cs="Courier New" w:eastAsia="Courier New" w:hAnsi="Courier New"/>
      </w:rPr>
    </w:lvl>
    <w:lvl w:ilvl="5">
      <w:start w:val="1"/>
      <w:numFmt w:val="bullet"/>
      <w:lvlText w:val="▪"/>
      <w:lvlJc w:val="left"/>
      <w:pPr>
        <w:ind w:left="4382" w:hanging="360"/>
      </w:pPr>
      <w:rPr>
        <w:rFonts w:ascii="Noto Sans Symbols" w:cs="Noto Sans Symbols" w:eastAsia="Noto Sans Symbols" w:hAnsi="Noto Sans Symbols"/>
      </w:rPr>
    </w:lvl>
    <w:lvl w:ilvl="6">
      <w:start w:val="1"/>
      <w:numFmt w:val="bullet"/>
      <w:lvlText w:val="●"/>
      <w:lvlJc w:val="left"/>
      <w:pPr>
        <w:ind w:left="5102" w:hanging="360"/>
      </w:pPr>
      <w:rPr>
        <w:rFonts w:ascii="Noto Sans Symbols" w:cs="Noto Sans Symbols" w:eastAsia="Noto Sans Symbols" w:hAnsi="Noto Sans Symbols"/>
      </w:rPr>
    </w:lvl>
    <w:lvl w:ilvl="7">
      <w:start w:val="1"/>
      <w:numFmt w:val="bullet"/>
      <w:lvlText w:val="o"/>
      <w:lvlJc w:val="left"/>
      <w:pPr>
        <w:ind w:left="5822" w:hanging="360"/>
      </w:pPr>
      <w:rPr>
        <w:rFonts w:ascii="Courier New" w:cs="Courier New" w:eastAsia="Courier New" w:hAnsi="Courier New"/>
      </w:rPr>
    </w:lvl>
    <w:lvl w:ilvl="8">
      <w:start w:val="1"/>
      <w:numFmt w:val="bullet"/>
      <w:lvlText w:val="▪"/>
      <w:lvlJc w:val="left"/>
      <w:pPr>
        <w:ind w:left="6542"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rFonts w:ascii="Calibri" w:cs="Calibri" w:eastAsia="Calibri" w:hAnsi="Calibri"/>
      <w:b w:val="1"/>
      <w:sz w:val="48"/>
      <w:szCs w:val="48"/>
    </w:rPr>
  </w:style>
  <w:style w:type="paragraph" w:styleId="Heading2">
    <w:name w:val="heading 2"/>
    <w:basedOn w:val="Normal"/>
    <w:next w:val="Normal"/>
    <w:pPr>
      <w:keepNext w:val="1"/>
      <w:keepLines w:val="1"/>
      <w:spacing w:after="80" w:before="360" w:lineRule="auto"/>
    </w:pPr>
    <w:rPr>
      <w:rFonts w:ascii="Calibri" w:cs="Calibri" w:eastAsia="Calibri" w:hAnsi="Calibri"/>
      <w:b w:val="1"/>
      <w:sz w:val="36"/>
      <w:szCs w:val="36"/>
    </w:rPr>
  </w:style>
  <w:style w:type="paragraph" w:styleId="Heading3">
    <w:name w:val="heading 3"/>
    <w:basedOn w:val="Normal"/>
    <w:next w:val="Normal"/>
    <w:pPr>
      <w:keepNext w:val="1"/>
      <w:keepLines w:val="1"/>
      <w:spacing w:after="80" w:before="280" w:lineRule="auto"/>
    </w:pPr>
    <w:rPr>
      <w:rFonts w:ascii="Calibri" w:cs="Calibri" w:eastAsia="Calibri" w:hAnsi="Calibri"/>
      <w:b w:val="1"/>
      <w:sz w:val="28"/>
      <w:szCs w:val="28"/>
    </w:rPr>
  </w:style>
  <w:style w:type="paragraph" w:styleId="Heading4">
    <w:name w:val="heading 4"/>
    <w:basedOn w:val="Normal"/>
    <w:next w:val="Normal"/>
    <w:pPr>
      <w:keepNext w:val="1"/>
      <w:keepLines w:val="1"/>
      <w:spacing w:after="40" w:before="240" w:lineRule="auto"/>
    </w:pPr>
    <w:rPr>
      <w:rFonts w:ascii="Calibri" w:cs="Calibri" w:eastAsia="Calibri" w:hAnsi="Calibri"/>
      <w:b w:val="1"/>
    </w:rPr>
  </w:style>
  <w:style w:type="paragraph" w:styleId="Heading5">
    <w:name w:val="heading 5"/>
    <w:basedOn w:val="Normal"/>
    <w:next w:val="Normal"/>
    <w:pPr>
      <w:keepNext w:val="1"/>
      <w:keepLines w:val="1"/>
      <w:spacing w:after="40" w:before="220" w:lineRule="auto"/>
    </w:pPr>
    <w:rPr>
      <w:rFonts w:ascii="Calibri" w:cs="Calibri" w:eastAsia="Calibri" w:hAnsi="Calibri"/>
      <w:b w:val="1"/>
      <w:sz w:val="22"/>
      <w:szCs w:val="22"/>
    </w:rPr>
  </w:style>
  <w:style w:type="paragraph" w:styleId="Heading6">
    <w:name w:val="heading 6"/>
    <w:basedOn w:val="Normal"/>
    <w:next w:val="Normal"/>
    <w:pPr>
      <w:keepNext w:val="1"/>
      <w:keepLines w:val="1"/>
      <w:spacing w:after="40" w:before="200" w:lineRule="auto"/>
    </w:pPr>
    <w:rPr>
      <w:rFonts w:ascii="Calibri" w:cs="Calibri" w:eastAsia="Calibri" w:hAnsi="Calibri"/>
      <w:b w:val="1"/>
      <w:sz w:val="20"/>
      <w:szCs w:val="20"/>
    </w:rPr>
  </w:style>
  <w:style w:type="paragraph" w:styleId="Title">
    <w:name w:val="Title"/>
    <w:basedOn w:val="Normal"/>
    <w:next w:val="Normal"/>
    <w:pPr>
      <w:keepNext w:val="1"/>
      <w:keepLines w:val="1"/>
      <w:spacing w:after="120" w:before="480" w:lineRule="auto"/>
    </w:pPr>
    <w:rPr>
      <w:rFonts w:ascii="Calibri" w:cs="Calibri" w:eastAsia="Calibri" w:hAnsi="Calibri"/>
      <w:b w:val="1"/>
      <w:sz w:val="72"/>
      <w:szCs w:val="72"/>
    </w:rPr>
  </w:style>
  <w:style w:type="paragraph" w:styleId="Normal" w:default="1">
    <w:name w:val="Normal"/>
    <w:qFormat w:val="1"/>
    <w:rsid w:val="00F41C8D"/>
    <w:rPr>
      <w:rFonts w:ascii="Times New Roman" w:cs="Times New Roman" w:eastAsia="Times New Roman" w:hAnsi="Times New Roman"/>
      <w:lang w:val="en-CN"/>
    </w:rPr>
  </w:style>
  <w:style w:type="paragraph" w:styleId="Heading1">
    <w:name w:val="heading 1"/>
    <w:basedOn w:val="Normal"/>
    <w:next w:val="Normal"/>
    <w:uiPriority w:val="9"/>
    <w:qFormat w:val="1"/>
    <w:pPr>
      <w:keepNext w:val="1"/>
      <w:keepLines w:val="1"/>
      <w:spacing w:after="120" w:before="480"/>
      <w:outlineLvl w:val="0"/>
    </w:pPr>
    <w:rPr>
      <w:rFonts w:ascii="Calibri" w:cs="Calibri" w:eastAsia="SimSun" w:hAnsi="Calibri"/>
      <w:b w:val="1"/>
      <w:sz w:val="48"/>
      <w:szCs w:val="48"/>
      <w:lang w:val="en-US"/>
    </w:rPr>
  </w:style>
  <w:style w:type="paragraph" w:styleId="Heading2">
    <w:name w:val="heading 2"/>
    <w:basedOn w:val="Normal"/>
    <w:next w:val="Normal"/>
    <w:uiPriority w:val="9"/>
    <w:semiHidden w:val="1"/>
    <w:unhideWhenUsed w:val="1"/>
    <w:qFormat w:val="1"/>
    <w:pPr>
      <w:keepNext w:val="1"/>
      <w:keepLines w:val="1"/>
      <w:spacing w:after="80" w:before="360"/>
      <w:outlineLvl w:val="1"/>
    </w:pPr>
    <w:rPr>
      <w:rFonts w:ascii="Calibri" w:cs="Calibri" w:eastAsia="SimSun" w:hAnsi="Calibri"/>
      <w:b w:val="1"/>
      <w:sz w:val="36"/>
      <w:szCs w:val="36"/>
      <w:lang w:val="en-US"/>
    </w:rPr>
  </w:style>
  <w:style w:type="paragraph" w:styleId="Heading3">
    <w:name w:val="heading 3"/>
    <w:basedOn w:val="Normal"/>
    <w:next w:val="Normal"/>
    <w:uiPriority w:val="9"/>
    <w:semiHidden w:val="1"/>
    <w:unhideWhenUsed w:val="1"/>
    <w:qFormat w:val="1"/>
    <w:pPr>
      <w:keepNext w:val="1"/>
      <w:keepLines w:val="1"/>
      <w:spacing w:after="80" w:before="280"/>
      <w:outlineLvl w:val="2"/>
    </w:pPr>
    <w:rPr>
      <w:rFonts w:ascii="Calibri" w:cs="Calibri" w:eastAsia="SimSun" w:hAnsi="Calibri"/>
      <w:b w:val="1"/>
      <w:sz w:val="28"/>
      <w:szCs w:val="28"/>
      <w:lang w:val="en-US"/>
    </w:rPr>
  </w:style>
  <w:style w:type="paragraph" w:styleId="Heading4">
    <w:name w:val="heading 4"/>
    <w:basedOn w:val="Normal"/>
    <w:next w:val="Normal"/>
    <w:uiPriority w:val="9"/>
    <w:semiHidden w:val="1"/>
    <w:unhideWhenUsed w:val="1"/>
    <w:qFormat w:val="1"/>
    <w:pPr>
      <w:keepNext w:val="1"/>
      <w:keepLines w:val="1"/>
      <w:spacing w:after="40" w:before="240"/>
      <w:outlineLvl w:val="3"/>
    </w:pPr>
    <w:rPr>
      <w:rFonts w:ascii="Calibri" w:cs="Calibri" w:eastAsia="SimSun" w:hAnsi="Calibri"/>
      <w:b w:val="1"/>
      <w:lang w:val="en-US"/>
    </w:rPr>
  </w:style>
  <w:style w:type="paragraph" w:styleId="Heading5">
    <w:name w:val="heading 5"/>
    <w:basedOn w:val="Normal"/>
    <w:next w:val="Normal"/>
    <w:uiPriority w:val="9"/>
    <w:semiHidden w:val="1"/>
    <w:unhideWhenUsed w:val="1"/>
    <w:qFormat w:val="1"/>
    <w:pPr>
      <w:keepNext w:val="1"/>
      <w:keepLines w:val="1"/>
      <w:spacing w:after="40" w:before="220"/>
      <w:outlineLvl w:val="4"/>
    </w:pPr>
    <w:rPr>
      <w:rFonts w:ascii="Calibri" w:cs="Calibri" w:eastAsia="SimSun" w:hAnsi="Calibri"/>
      <w:b w:val="1"/>
      <w:sz w:val="22"/>
      <w:szCs w:val="22"/>
      <w:lang w:val="en-US"/>
    </w:rPr>
  </w:style>
  <w:style w:type="paragraph" w:styleId="Heading6">
    <w:name w:val="heading 6"/>
    <w:basedOn w:val="Normal"/>
    <w:next w:val="Normal"/>
    <w:uiPriority w:val="9"/>
    <w:semiHidden w:val="1"/>
    <w:unhideWhenUsed w:val="1"/>
    <w:qFormat w:val="1"/>
    <w:pPr>
      <w:keepNext w:val="1"/>
      <w:keepLines w:val="1"/>
      <w:spacing w:after="40" w:before="200"/>
      <w:outlineLvl w:val="5"/>
    </w:pPr>
    <w:rPr>
      <w:rFonts w:ascii="Calibri" w:cs="Calibri" w:eastAsia="SimSun" w:hAnsi="Calibri"/>
      <w:b w:val="1"/>
      <w:sz w:val="20"/>
      <w:szCs w:val="20"/>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rFonts w:ascii="Calibri" w:cs="Calibri" w:eastAsia="SimSun" w:hAnsi="Calibri"/>
      <w:b w:val="1"/>
      <w:sz w:val="72"/>
      <w:szCs w:val="72"/>
      <w:lang w:val="en-US"/>
    </w:rPr>
  </w:style>
  <w:style w:type="paragraph" w:styleId="ListParagraph">
    <w:name w:val="List Paragraph"/>
    <w:basedOn w:val="Normal"/>
    <w:uiPriority w:val="34"/>
    <w:qFormat w:val="1"/>
    <w:rsid w:val="00090070"/>
    <w:pPr>
      <w:ind w:left="720"/>
      <w:contextualSpacing w:val="1"/>
    </w:pPr>
    <w:rPr>
      <w:rFonts w:ascii="Calibri" w:cs="Calibri" w:eastAsia="SimSun" w:hAnsi="Calibri"/>
      <w:lang w:val="en-US"/>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lang w:val="en-US"/>
    </w:rPr>
  </w:style>
  <w:style w:type="paragraph" w:styleId="NormalWeb">
    <w:name w:val="Normal (Web)"/>
    <w:basedOn w:val="Normal"/>
    <w:uiPriority w:val="99"/>
    <w:semiHidden w:val="1"/>
    <w:unhideWhenUsed w:val="1"/>
    <w:rsid w:val="00680A44"/>
    <w:pPr>
      <w:spacing w:after="100" w:afterAutospacing="1" w:before="100" w:beforeAutospacing="1"/>
    </w:pPr>
  </w:style>
  <w:style w:type="character" w:styleId="apple-converted-space" w:customStyle="1">
    <w:name w:val="apple-converted-space"/>
    <w:basedOn w:val="DefaultParagraphFont"/>
    <w:rsid w:val="00680A44"/>
  </w:style>
  <w:style w:type="numbering" w:styleId="CurrentList1" w:customStyle="1">
    <w:name w:val="Current List1"/>
    <w:uiPriority w:val="99"/>
    <w:rsid w:val="000534E9"/>
    <w:pPr>
      <w:numPr>
        <w:numId w:val="6"/>
      </w:numPr>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6tNKerb+FNPx/Yqo4/pwmUZP4A==">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2021-12-06T20:49:00Z</dcterms:created>
  <dc:creator>Guo, Yipeng</dc:creator>
</cp:coreProperties>
</file>